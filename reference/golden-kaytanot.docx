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961A1" w14:textId="4F31D60D" w:rsidR="002C2E29" w:rsidRPr="00E635A2" w:rsidRDefault="004033D8" w:rsidP="00E635A2">
      <w:pPr>
        <w:jc w:val="right"/>
        <w:rPr>
          <w:rFonts w:cs="David"/>
          <w:b/>
          <w:bCs/>
          <w:sz w:val="20"/>
          <w:szCs w:val="20"/>
        </w:rPr>
      </w:pPr>
      <w:r w:rsidRPr="00E635A2">
        <w:rPr>
          <w:rFonts w:cs="David" w:hint="cs"/>
          <w:sz w:val="20"/>
          <w:szCs w:val="20"/>
          <w:rtl/>
        </w:rPr>
        <w:t xml:space="preserve">מספר פנימי: </w:t>
      </w:r>
      <w:r w:rsidR="000024D0">
        <w:rPr>
          <w:rFonts w:cs="David"/>
          <w:sz w:val="20"/>
          <w:szCs w:val="20"/>
        </w:rPr>
        <w:t>????????</w:t>
      </w:r>
    </w:p>
    <w:p w14:paraId="7F6961A2" w14:textId="4606291D" w:rsidR="00E13C27" w:rsidRPr="00DB7060" w:rsidRDefault="00E13C27" w:rsidP="00A443CF">
      <w:pPr>
        <w:pStyle w:val="HeadHatzaotHok"/>
        <w:rPr>
          <w:sz w:val="28"/>
          <w:szCs w:val="28"/>
          <w:rtl/>
        </w:rPr>
      </w:pPr>
      <w:r w:rsidRPr="00DB7060">
        <w:rPr>
          <w:rFonts w:hint="cs"/>
          <w:sz w:val="28"/>
          <w:szCs w:val="28"/>
          <w:rtl/>
        </w:rPr>
        <w:t xml:space="preserve">הכנסת </w:t>
      </w:r>
      <w:bookmarkStart w:id="0" w:name="LGS_Knesset_Num"/>
      <w:r>
        <w:rPr>
          <w:rFonts w:hint="cs"/>
          <w:sz w:val="28"/>
          <w:szCs w:val="28"/>
          <w:rtl/>
        </w:rPr>
        <w:t>העשרים ו</w:t>
      </w:r>
      <w:bookmarkEnd w:id="0"/>
      <w:r w:rsidR="000024D0">
        <w:rPr>
          <w:rFonts w:hint="cs"/>
          <w:sz w:val="28"/>
          <w:szCs w:val="28"/>
          <w:rtl/>
        </w:rPr>
        <w:t>חמש</w:t>
      </w:r>
    </w:p>
    <w:p w14:paraId="7F6961A3" w14:textId="77777777" w:rsidR="00E13C27" w:rsidRPr="00F67051" w:rsidRDefault="00E13C27" w:rsidP="00E13C27">
      <w:pPr>
        <w:rPr>
          <w:rFonts w:cs="David"/>
          <w:b/>
          <w:bCs/>
          <w:sz w:val="26"/>
          <w:szCs w:val="26"/>
          <w:rtl/>
        </w:rPr>
      </w:pPr>
    </w:p>
    <w:p w14:paraId="7F6961A6" w14:textId="46592D12" w:rsidR="00E13C27" w:rsidRDefault="008F6665" w:rsidP="00930EFE">
      <w:pPr>
        <w:pStyle w:val="David"/>
        <w:spacing w:line="360" w:lineRule="auto"/>
        <w:ind w:left="3544"/>
        <w:rPr>
          <w:b/>
          <w:bCs/>
          <w:rtl/>
        </w:rPr>
      </w:pPr>
      <w:bookmarkStart w:id="1" w:name="LGS_Initiators_List"/>
      <w:r>
        <w:rPr>
          <w:b/>
          <w:bCs/>
          <w:rtl/>
        </w:rPr>
        <w:t>יוזם:</w:t>
      </w:r>
      <w:r>
        <w:tab/>
      </w:r>
      <w:r>
        <w:rPr>
          <w:b/>
          <w:bCs/>
          <w:rtl/>
        </w:rPr>
        <w:t xml:space="preserve">      חבר הכנסת</w:t>
      </w:r>
      <w:bookmarkEnd w:id="1"/>
      <w:r w:rsidR="00B35784" w:rsidRPr="00F67051">
        <w:rPr>
          <w:b/>
          <w:bCs/>
        </w:rPr>
        <w:tab/>
      </w:r>
      <w:r w:rsidR="000024D0">
        <w:rPr>
          <w:rFonts w:hint="cs"/>
          <w:b/>
          <w:bCs/>
          <w:rtl/>
        </w:rPr>
        <w:t>יעקב אשר</w:t>
      </w:r>
    </w:p>
    <w:p w14:paraId="34DB4103" w14:textId="77777777" w:rsidR="00904591" w:rsidRPr="00904591" w:rsidRDefault="00266D86" w:rsidP="0036422C">
      <w:pPr>
        <w:pStyle w:val="David"/>
        <w:spacing w:before="0" w:line="360" w:lineRule="auto"/>
        <w:ind w:left="3544"/>
        <w:rPr>
          <w:sz w:val="4"/>
          <w:szCs w:val="4"/>
          <w:rtl/>
        </w:rPr>
      </w:pPr>
      <w:r>
        <w:t>____</w:t>
      </w:r>
      <w:r w:rsidR="00E374F2">
        <w:t>__</w:t>
      </w:r>
      <w:r>
        <w:t>________________________________________</w:t>
      </w:r>
      <w:r w:rsidR="00E06736" w:rsidRPr="00E06736">
        <w:tab/>
      </w:r>
      <w:r w:rsidR="00E13C27" w:rsidRPr="00E06736">
        <w:rPr>
          <w:rFonts w:hint="cs"/>
          <w:rtl/>
        </w:rPr>
        <w:tab/>
      </w:r>
      <w:r w:rsidR="00E13C27" w:rsidRPr="00E06736">
        <w:rPr>
          <w:rFonts w:hint="cs"/>
          <w:rtl/>
        </w:rPr>
        <w:tab/>
      </w:r>
      <w:r w:rsidR="00E13C27" w:rsidRPr="00E06736">
        <w:rPr>
          <w:rFonts w:hint="cs"/>
          <w:rtl/>
        </w:rPr>
        <w:tab/>
      </w:r>
      <w:r w:rsidR="00904591">
        <w:t xml:space="preserve">           </w:t>
      </w:r>
    </w:p>
    <w:p w14:paraId="7F6961AB" w14:textId="1F3824C7" w:rsidR="00E13C27" w:rsidRPr="00E06736" w:rsidRDefault="00904591" w:rsidP="009611E2">
      <w:pPr>
        <w:pStyle w:val="David"/>
        <w:spacing w:before="0" w:line="240" w:lineRule="auto"/>
        <w:ind w:left="3544"/>
        <w:rPr>
          <w:rtl/>
        </w:rPr>
      </w:pPr>
      <w:r>
        <w:t xml:space="preserve"> </w:t>
      </w:r>
      <w:bookmarkStart w:id="2" w:name="Private_Number"/>
      <w:r w:rsidR="009611E2">
        <w:rPr>
          <w:rtl/>
        </w:rPr>
        <w:tab/>
      </w:r>
      <w:r w:rsidR="009611E2">
        <w:rPr>
          <w:rtl/>
        </w:rPr>
        <w:tab/>
      </w:r>
      <w:r w:rsidR="009611E2">
        <w:rPr>
          <w:rtl/>
        </w:rPr>
        <w:tab/>
      </w:r>
      <w:r w:rsidR="009611E2">
        <w:rPr>
          <w:rtl/>
        </w:rPr>
        <w:tab/>
      </w:r>
      <w:r>
        <w:rPr>
          <w:rFonts w:hint="cs"/>
          <w:rtl/>
        </w:rPr>
        <w:t>פ/</w:t>
      </w:r>
      <w:bookmarkEnd w:id="2"/>
      <w:r w:rsidR="000024D0">
        <w:rPr>
          <w:rFonts w:hint="cs"/>
          <w:rtl/>
        </w:rPr>
        <w:t>?????????</w:t>
      </w:r>
    </w:p>
    <w:p w14:paraId="7F6961AC" w14:textId="77777777" w:rsidR="00E13C27" w:rsidRDefault="00E13C27" w:rsidP="00E13C27">
      <w:pPr>
        <w:spacing w:before="0" w:line="360" w:lineRule="auto"/>
        <w:ind w:left="2880" w:firstLine="720"/>
        <w:rPr>
          <w:rFonts w:cs="David"/>
          <w:sz w:val="26"/>
          <w:szCs w:val="26"/>
          <w:rtl/>
        </w:rPr>
      </w:pPr>
    </w:p>
    <w:p w14:paraId="7F6961AE" w14:textId="0B663312" w:rsidR="00E13C27" w:rsidRDefault="00A443CF" w:rsidP="00DD43EB">
      <w:pPr>
        <w:pStyle w:val="HeadHatzaotHok"/>
        <w:rPr>
          <w:rtl/>
        </w:rPr>
      </w:pPr>
      <w:bookmarkStart w:id="3" w:name="LGS_Subject"/>
      <w:r>
        <w:rPr>
          <w:rFonts w:hint="cs"/>
          <w:rtl/>
        </w:rPr>
        <w:t xml:space="preserve">הצעת חוק הקייטנות (רישוי ופיקוח) (תיקון </w:t>
      </w:r>
      <w:r w:rsidR="00DD43EB">
        <w:rPr>
          <w:rFonts w:hint="eastAsia"/>
          <w:rtl/>
        </w:rPr>
        <w:t>–</w:t>
      </w:r>
      <w:r>
        <w:rPr>
          <w:rFonts w:hint="cs"/>
          <w:rtl/>
        </w:rPr>
        <w:t xml:space="preserve"> הגדרת קייטנה מפוקחת), התש"ף</w:t>
      </w:r>
      <w:r w:rsidR="00DD43EB">
        <w:rPr>
          <w:rFonts w:hint="eastAsia"/>
          <w:rtl/>
        </w:rPr>
        <w:t>–</w:t>
      </w:r>
      <w:r>
        <w:rPr>
          <w:rFonts w:hint="cs"/>
          <w:rtl/>
        </w:rPr>
        <w:t>202</w:t>
      </w:r>
      <w:bookmarkEnd w:id="3"/>
      <w:r w:rsidR="00D176A4">
        <w:rPr>
          <w:rFonts w:hint="cs"/>
          <w:rtl/>
        </w:rPr>
        <w:t>3</w:t>
      </w:r>
    </w:p>
    <w:tbl>
      <w:tblPr>
        <w:bidiVisual/>
        <w:tblW w:w="9641" w:type="dxa"/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1E0" w:firstRow="1" w:lastRow="1" w:firstColumn="1" w:lastColumn="1" w:noHBand="0" w:noVBand="0"/>
      </w:tblPr>
      <w:tblGrid>
        <w:gridCol w:w="1871"/>
        <w:gridCol w:w="624"/>
        <w:gridCol w:w="7146"/>
      </w:tblGrid>
      <w:tr w:rsidR="00885339" w14:paraId="07379974" w14:textId="77777777">
        <w:trPr>
          <w:cantSplit/>
          <w:trHeight w:val="60"/>
        </w:trPr>
        <w:tc>
          <w:tcPr>
            <w:tcW w:w="1871" w:type="dxa"/>
          </w:tcPr>
          <w:p w14:paraId="319D680D" w14:textId="472E7F34" w:rsidR="00885339" w:rsidRDefault="00885339" w:rsidP="007E751D">
            <w:pPr>
              <w:pStyle w:val="TableSideHeading"/>
              <w:keepLines w:val="0"/>
            </w:pPr>
            <w:r>
              <w:rPr>
                <w:rFonts w:hint="cs"/>
                <w:rtl/>
              </w:rPr>
              <w:t>תיקון סעיף 1</w:t>
            </w:r>
          </w:p>
        </w:tc>
        <w:tc>
          <w:tcPr>
            <w:tcW w:w="624" w:type="dxa"/>
          </w:tcPr>
          <w:p w14:paraId="7EAD7996" w14:textId="77777777" w:rsidR="00885339" w:rsidRDefault="00885339" w:rsidP="00885339">
            <w:pPr>
              <w:pStyle w:val="TableText"/>
              <w:keepLines w:val="0"/>
              <w:numPr>
                <w:ilvl w:val="0"/>
                <w:numId w:val="12"/>
              </w:numPr>
              <w:autoSpaceDE/>
              <w:autoSpaceDN/>
              <w:adjustRightInd/>
              <w:ind w:right="0"/>
              <w:contextualSpacing/>
              <w:textAlignment w:val="auto"/>
            </w:pPr>
          </w:p>
        </w:tc>
        <w:tc>
          <w:tcPr>
            <w:tcW w:w="7146" w:type="dxa"/>
          </w:tcPr>
          <w:p w14:paraId="601E588A" w14:textId="5FC907AF" w:rsidR="00885339" w:rsidRPr="00C34DE2" w:rsidRDefault="00885339" w:rsidP="007E751D">
            <w:pPr>
              <w:pStyle w:val="TableBlock"/>
              <w:keepLines w:val="0"/>
            </w:pPr>
            <w:r>
              <w:rPr>
                <w:rFonts w:hint="cs"/>
                <w:rtl/>
              </w:rPr>
              <w:t>בחוק הקייטנות (רישוי ופיקוח), התש"ן-1990</w:t>
            </w:r>
            <w:r>
              <w:rPr>
                <w:rStyle w:val="a6"/>
                <w:rtl/>
              </w:rPr>
              <w:footnoteReference w:id="2"/>
            </w:r>
            <w:r>
              <w:rPr>
                <w:rFonts w:hint="cs"/>
                <w:rtl/>
              </w:rPr>
              <w:t xml:space="preserve"> (להלן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החוק העיקרי), </w:t>
            </w:r>
            <w:r w:rsidR="009611E2">
              <w:rPr>
                <w:rtl/>
              </w:rPr>
              <w:br/>
            </w:r>
            <w:r>
              <w:rPr>
                <w:rFonts w:hint="cs"/>
                <w:rtl/>
              </w:rPr>
              <w:t xml:space="preserve">בסעיף 1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885339" w14:paraId="0D598A2A" w14:textId="77777777">
        <w:trPr>
          <w:cantSplit/>
          <w:trHeight w:val="60"/>
        </w:trPr>
        <w:tc>
          <w:tcPr>
            <w:tcW w:w="1871" w:type="dxa"/>
          </w:tcPr>
          <w:p w14:paraId="12CF10CE" w14:textId="77777777" w:rsidR="00885339" w:rsidRDefault="00885339" w:rsidP="007E751D">
            <w:pPr>
              <w:pStyle w:val="TableSideHeading"/>
              <w:keepLines w:val="0"/>
              <w:rPr>
                <w:rtl/>
              </w:rPr>
            </w:pPr>
          </w:p>
        </w:tc>
        <w:tc>
          <w:tcPr>
            <w:tcW w:w="624" w:type="dxa"/>
          </w:tcPr>
          <w:p w14:paraId="2CC46CF4" w14:textId="77777777" w:rsidR="00885339" w:rsidRDefault="00885339" w:rsidP="00E57BE2">
            <w:pPr>
              <w:pStyle w:val="TableText"/>
            </w:pPr>
          </w:p>
        </w:tc>
        <w:tc>
          <w:tcPr>
            <w:tcW w:w="7146" w:type="dxa"/>
          </w:tcPr>
          <w:p w14:paraId="06949660" w14:textId="53FADF3C" w:rsidR="00885339" w:rsidRDefault="00885339" w:rsidP="00E57BE2">
            <w:pPr>
              <w:pStyle w:val="TableBlock"/>
              <w:keepLines w:val="0"/>
              <w:numPr>
                <w:ilvl w:val="1"/>
                <w:numId w:val="12"/>
              </w:numPr>
              <w:rPr>
                <w:rtl/>
              </w:rPr>
            </w:pPr>
            <w:r>
              <w:rPr>
                <w:rFonts w:hint="cs"/>
                <w:rtl/>
              </w:rPr>
              <w:t>אחרי "בחוק זה" יבוא:</w:t>
            </w:r>
          </w:p>
        </w:tc>
      </w:tr>
      <w:tr w:rsidR="00885339" w14:paraId="7C9CFCCA" w14:textId="77777777">
        <w:trPr>
          <w:cantSplit/>
          <w:trHeight w:val="60"/>
        </w:trPr>
        <w:tc>
          <w:tcPr>
            <w:tcW w:w="1871" w:type="dxa"/>
          </w:tcPr>
          <w:p w14:paraId="3B3A50BF" w14:textId="77777777" w:rsidR="00885339" w:rsidRDefault="00885339" w:rsidP="007E751D">
            <w:pPr>
              <w:pStyle w:val="TableSideHeading"/>
              <w:keepLines w:val="0"/>
              <w:rPr>
                <w:rtl/>
              </w:rPr>
            </w:pPr>
          </w:p>
        </w:tc>
        <w:tc>
          <w:tcPr>
            <w:tcW w:w="624" w:type="dxa"/>
          </w:tcPr>
          <w:p w14:paraId="4738949D" w14:textId="77777777" w:rsidR="00885339" w:rsidRDefault="00885339" w:rsidP="00A732AE">
            <w:pPr>
              <w:pStyle w:val="TableText"/>
            </w:pPr>
          </w:p>
        </w:tc>
        <w:tc>
          <w:tcPr>
            <w:tcW w:w="7146" w:type="dxa"/>
          </w:tcPr>
          <w:p w14:paraId="60AA3415" w14:textId="57597A65" w:rsidR="00885339" w:rsidRDefault="00885339" w:rsidP="009611E2">
            <w:pPr>
              <w:pStyle w:val="TableBlockOutdent"/>
              <w:rPr>
                <w:rtl/>
              </w:rPr>
            </w:pPr>
            <w:r>
              <w:rPr>
                <w:rFonts w:hint="cs"/>
                <w:rtl/>
              </w:rPr>
              <w:t>""</w:t>
            </w:r>
            <w:r w:rsidRPr="009611E2">
              <w:rPr>
                <w:rFonts w:hint="cs"/>
                <w:rtl/>
              </w:rPr>
              <w:t xml:space="preserve">ארגון נוער או תנועת נוער" </w:t>
            </w:r>
            <w:r w:rsidRPr="009611E2">
              <w:rPr>
                <w:rtl/>
              </w:rPr>
              <w:t>–</w:t>
            </w:r>
            <w:r w:rsidRPr="009611E2">
              <w:rPr>
                <w:rFonts w:hint="cs"/>
                <w:rtl/>
              </w:rPr>
              <w:t xml:space="preserve"> ארגון או תנועה </w:t>
            </w:r>
            <w:ins w:id="4" w:author="talm" w:date="2020-08-16T09:20:00Z">
              <w:r w:rsidR="00472670">
                <w:rPr>
                  <w:rFonts w:hint="cs"/>
                  <w:rtl/>
                </w:rPr>
                <w:t xml:space="preserve">או חוגי סיור </w:t>
              </w:r>
            </w:ins>
            <w:r w:rsidRPr="009611E2">
              <w:rPr>
                <w:rFonts w:hint="cs"/>
                <w:rtl/>
              </w:rPr>
              <w:t>הנתמכים על ידי משרד החינוך לפי מבחנים לצורך תמיכה;";</w:t>
            </w:r>
          </w:p>
        </w:tc>
      </w:tr>
      <w:tr w:rsidR="009959C2" w14:paraId="1F048E8B" w14:textId="77777777">
        <w:trPr>
          <w:cantSplit/>
          <w:trHeight w:val="60"/>
        </w:trPr>
        <w:tc>
          <w:tcPr>
            <w:tcW w:w="1871" w:type="dxa"/>
          </w:tcPr>
          <w:p w14:paraId="46182EAA" w14:textId="77777777" w:rsidR="009959C2" w:rsidRDefault="009959C2" w:rsidP="007E751D">
            <w:pPr>
              <w:pStyle w:val="TableSideHeading"/>
              <w:keepLines w:val="0"/>
              <w:rPr>
                <w:rtl/>
              </w:rPr>
            </w:pPr>
          </w:p>
        </w:tc>
        <w:tc>
          <w:tcPr>
            <w:tcW w:w="624" w:type="dxa"/>
          </w:tcPr>
          <w:p w14:paraId="28C2FAD6" w14:textId="77777777" w:rsidR="009959C2" w:rsidRDefault="009959C2" w:rsidP="00A732AE">
            <w:pPr>
              <w:pStyle w:val="TableText"/>
            </w:pPr>
          </w:p>
        </w:tc>
        <w:tc>
          <w:tcPr>
            <w:tcW w:w="7146" w:type="dxa"/>
          </w:tcPr>
          <w:p w14:paraId="5B1DBDBB" w14:textId="3AA0522C" w:rsidR="009959C2" w:rsidRDefault="009959C2" w:rsidP="00E57BE2">
            <w:pPr>
              <w:pStyle w:val="TableBlock"/>
              <w:keepLines w:val="0"/>
              <w:numPr>
                <w:ilvl w:val="1"/>
                <w:numId w:val="12"/>
              </w:numPr>
              <w:rPr>
                <w:rtl/>
              </w:rPr>
            </w:pPr>
            <w:r>
              <w:rPr>
                <w:rFonts w:hint="cs"/>
                <w:rtl/>
              </w:rPr>
              <w:t>אחרי ההגדרה "ילד" יבוא:</w:t>
            </w:r>
          </w:p>
        </w:tc>
      </w:tr>
      <w:tr w:rsidR="009959C2" w14:paraId="66AA35E6" w14:textId="77777777">
        <w:trPr>
          <w:cantSplit/>
          <w:trHeight w:val="60"/>
        </w:trPr>
        <w:tc>
          <w:tcPr>
            <w:tcW w:w="1871" w:type="dxa"/>
          </w:tcPr>
          <w:p w14:paraId="37309CA8" w14:textId="77777777" w:rsidR="009959C2" w:rsidRDefault="009959C2" w:rsidP="007E751D">
            <w:pPr>
              <w:pStyle w:val="TableSideHeading"/>
              <w:keepLines w:val="0"/>
              <w:rPr>
                <w:rtl/>
              </w:rPr>
            </w:pPr>
          </w:p>
        </w:tc>
        <w:tc>
          <w:tcPr>
            <w:tcW w:w="624" w:type="dxa"/>
          </w:tcPr>
          <w:p w14:paraId="5EF6B4F7" w14:textId="77777777" w:rsidR="009959C2" w:rsidRDefault="009959C2" w:rsidP="00A732AE">
            <w:pPr>
              <w:pStyle w:val="TableText"/>
            </w:pPr>
          </w:p>
        </w:tc>
        <w:tc>
          <w:tcPr>
            <w:tcW w:w="7146" w:type="dxa"/>
          </w:tcPr>
          <w:p w14:paraId="39896310" w14:textId="66ADA8BB" w:rsidR="009959C2" w:rsidRDefault="009959C2" w:rsidP="009611E2">
            <w:pPr>
              <w:pStyle w:val="TableBlockOutdent"/>
              <w:rPr>
                <w:rtl/>
              </w:rPr>
            </w:pPr>
            <w:r>
              <w:rPr>
                <w:rFonts w:hint="cs"/>
                <w:rtl/>
              </w:rPr>
              <w:t>""</w:t>
            </w:r>
            <w:r w:rsidRPr="009611E2">
              <w:rPr>
                <w:rFonts w:hint="cs"/>
                <w:rtl/>
              </w:rPr>
              <w:t>מבחנים</w:t>
            </w:r>
            <w:r>
              <w:rPr>
                <w:rFonts w:hint="cs"/>
                <w:rtl/>
              </w:rPr>
              <w:t xml:space="preserve"> לצורך תמיכה"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מבחנים ל</w:t>
            </w:r>
            <w:del w:id="5" w:author="talm" w:date="2020-08-16T09:21:00Z">
              <w:r w:rsidDel="00472670">
                <w:rPr>
                  <w:rFonts w:hint="cs"/>
                  <w:rtl/>
                </w:rPr>
                <w:delText xml:space="preserve">צורך </w:delText>
              </w:r>
            </w:del>
            <w:r>
              <w:rPr>
                <w:rFonts w:hint="cs"/>
                <w:rtl/>
              </w:rPr>
              <w:t xml:space="preserve">תמיכה </w:t>
            </w:r>
            <w:ins w:id="6" w:author="talm" w:date="2020-08-16T09:21:00Z">
              <w:r w:rsidR="00472670">
                <w:rPr>
                  <w:rFonts w:hint="cs"/>
                  <w:rtl/>
                  <w:lang w:val="en-GB"/>
                </w:rPr>
                <w:t xml:space="preserve">של משרד חינוך בפעילות ארגוני ילדים ונוער </w:t>
              </w:r>
            </w:ins>
            <w:del w:id="7" w:author="talm" w:date="2020-08-16T09:21:00Z">
              <w:r w:rsidDel="00472670">
                <w:rPr>
                  <w:rFonts w:hint="cs"/>
                  <w:rtl/>
                </w:rPr>
                <w:delText xml:space="preserve">במוסדות ציבור </w:delText>
              </w:r>
            </w:del>
            <w:r>
              <w:rPr>
                <w:rFonts w:hint="cs"/>
                <w:rtl/>
              </w:rPr>
              <w:t>לפי חוק יסודות התקציב, התשמ"ה</w:t>
            </w:r>
            <w:r>
              <w:rPr>
                <w:rFonts w:hint="eastAsia"/>
                <w:rtl/>
              </w:rPr>
              <w:t>–</w:t>
            </w:r>
            <w:r>
              <w:rPr>
                <w:rFonts w:hint="cs"/>
                <w:rtl/>
              </w:rPr>
              <w:t>1985</w:t>
            </w:r>
            <w:r w:rsidR="00A732AE">
              <w:rPr>
                <w:rStyle w:val="a6"/>
                <w:rtl/>
              </w:rPr>
              <w:footnoteReference w:id="3"/>
            </w:r>
            <w:r>
              <w:rPr>
                <w:rFonts w:hint="cs"/>
                <w:rtl/>
              </w:rPr>
              <w:t>;</w:t>
            </w:r>
            <w:ins w:id="8" w:author="talm" w:date="2020-08-16T09:21:00Z">
              <w:r w:rsidR="00472670">
                <w:rPr>
                  <w:rFonts w:hint="cs"/>
                  <w:rtl/>
                </w:rPr>
                <w:t xml:space="preserve"> מבחנים לצורך תמיכה של משרד החינוך בתנועות נוער לפי חוק יסודות התקציב, </w:t>
              </w:r>
            </w:ins>
            <w:ins w:id="9" w:author="talm" w:date="2020-08-16T09:22:00Z">
              <w:r w:rsidR="00472670">
                <w:rPr>
                  <w:rFonts w:hint="cs"/>
                  <w:rtl/>
                </w:rPr>
                <w:t>התשמ"ה-1985</w:t>
              </w:r>
              <w:r w:rsidR="00472670">
                <w:t>;</w:t>
              </w:r>
              <w:r w:rsidR="00472670">
                <w:rPr>
                  <w:rFonts w:hint="cs"/>
                  <w:rtl/>
                  <w:lang w:val="en-GB"/>
                </w:rPr>
                <w:t xml:space="preserve"> מבחנים נוספים לחלוקת כספים לצורך תמיכה של משרד החינוך, התרבות והספורט במוסדות ציבור לפי חוק יסודות התקציב, התשמ"ה-1985</w:t>
              </w:r>
            </w:ins>
            <w:r>
              <w:rPr>
                <w:rFonts w:hint="cs"/>
                <w:rtl/>
              </w:rPr>
              <w:t>";</w:t>
            </w:r>
          </w:p>
        </w:tc>
      </w:tr>
      <w:tr w:rsidR="00782B84" w:rsidRPr="00C34DE2" w14:paraId="5C75BF83" w14:textId="77777777" w:rsidTr="006C3011">
        <w:trPr>
          <w:cantSplit/>
          <w:trHeight w:val="60"/>
        </w:trPr>
        <w:tc>
          <w:tcPr>
            <w:tcW w:w="1871" w:type="dxa"/>
          </w:tcPr>
          <w:p w14:paraId="2E282F21" w14:textId="74CC3C08" w:rsidR="00782B84" w:rsidRDefault="00782B84" w:rsidP="00696288">
            <w:pPr>
              <w:pStyle w:val="TableSideHeading"/>
              <w:keepLines w:val="0"/>
              <w:rPr>
                <w:rtl/>
              </w:rPr>
            </w:pPr>
          </w:p>
        </w:tc>
        <w:tc>
          <w:tcPr>
            <w:tcW w:w="624" w:type="dxa"/>
          </w:tcPr>
          <w:p w14:paraId="56A4DD54" w14:textId="77777777" w:rsidR="00782B84" w:rsidRDefault="00782B84" w:rsidP="00782B84">
            <w:pPr>
              <w:pStyle w:val="TableText"/>
              <w:rPr>
                <w:rtl/>
              </w:rPr>
            </w:pPr>
          </w:p>
        </w:tc>
        <w:tc>
          <w:tcPr>
            <w:tcW w:w="7146" w:type="dxa"/>
          </w:tcPr>
          <w:p w14:paraId="0DCBBF47" w14:textId="56703AD2" w:rsidR="00782B84" w:rsidRPr="00782B84" w:rsidRDefault="00782B84" w:rsidP="00E57BE2">
            <w:pPr>
              <w:pStyle w:val="TableBlock"/>
              <w:rPr>
                <w:rtl/>
              </w:rPr>
            </w:pPr>
            <w:r>
              <w:rPr>
                <w:rFonts w:hint="cs"/>
                <w:rtl/>
              </w:rPr>
              <w:t>(3)</w:t>
            </w:r>
            <w:r>
              <w:rPr>
                <w:rtl/>
              </w:rPr>
              <w:tab/>
            </w:r>
            <w:r w:rsidR="00210DB4">
              <w:rPr>
                <w:rFonts w:hint="cs"/>
                <w:rtl/>
              </w:rPr>
              <w:t>בסופו</w:t>
            </w:r>
            <w:r>
              <w:rPr>
                <w:rFonts w:hint="cs"/>
                <w:rtl/>
              </w:rPr>
              <w:t xml:space="preserve"> יבוא:</w:t>
            </w:r>
          </w:p>
        </w:tc>
      </w:tr>
      <w:tr w:rsidR="00A33C28" w:rsidRPr="00C34DE2" w14:paraId="57A188A6" w14:textId="77777777" w:rsidTr="006C3011">
        <w:trPr>
          <w:cantSplit/>
          <w:trHeight w:val="60"/>
        </w:trPr>
        <w:tc>
          <w:tcPr>
            <w:tcW w:w="1871" w:type="dxa"/>
          </w:tcPr>
          <w:p w14:paraId="684D24D9" w14:textId="77777777" w:rsidR="00A33C28" w:rsidRDefault="00A33C28" w:rsidP="00696288">
            <w:pPr>
              <w:pStyle w:val="TableSideHeading"/>
              <w:keepLines w:val="0"/>
              <w:rPr>
                <w:rtl/>
              </w:rPr>
            </w:pPr>
          </w:p>
        </w:tc>
        <w:tc>
          <w:tcPr>
            <w:tcW w:w="624" w:type="dxa"/>
          </w:tcPr>
          <w:p w14:paraId="728B9489" w14:textId="77777777" w:rsidR="00A33C28" w:rsidRDefault="00A33C28" w:rsidP="00327193">
            <w:pPr>
              <w:pStyle w:val="TableText"/>
              <w:rPr>
                <w:rtl/>
              </w:rPr>
            </w:pPr>
          </w:p>
        </w:tc>
        <w:tc>
          <w:tcPr>
            <w:tcW w:w="7146" w:type="dxa"/>
          </w:tcPr>
          <w:p w14:paraId="6FCE47B3" w14:textId="55027CC0" w:rsidR="00A33C28" w:rsidRPr="00A33C28" w:rsidRDefault="00A33C28" w:rsidP="00E57BE2">
            <w:pPr>
              <w:pStyle w:val="TableBlockOutdent"/>
              <w:rPr>
                <w:rtl/>
              </w:rPr>
            </w:pPr>
            <w:r>
              <w:rPr>
                <w:rtl/>
              </w:rPr>
              <w:t xml:space="preserve">""קייטנה מפוקחת" – פעילות קיץ שמנהל ארגון </w:t>
            </w:r>
            <w:r w:rsidR="002F27FF">
              <w:rPr>
                <w:rFonts w:hint="cs"/>
                <w:rtl/>
              </w:rPr>
              <w:t xml:space="preserve">נוער </w:t>
            </w:r>
            <w:r>
              <w:rPr>
                <w:rtl/>
              </w:rPr>
              <w:t>או תנועת נוער</w:t>
            </w:r>
            <w:r>
              <w:rPr>
                <w:rFonts w:hint="cs"/>
                <w:rtl/>
              </w:rPr>
              <w:t>.</w:t>
            </w:r>
            <w:r>
              <w:rPr>
                <w:rtl/>
              </w:rPr>
              <w:t>"</w:t>
            </w:r>
            <w:r>
              <w:rPr>
                <w:rFonts w:hint="cs"/>
                <w:rtl/>
              </w:rPr>
              <w:t>.</w:t>
            </w:r>
          </w:p>
        </w:tc>
      </w:tr>
      <w:tr w:rsidR="00F11A96" w14:paraId="55FEF650" w14:textId="77777777">
        <w:trPr>
          <w:cantSplit/>
          <w:trHeight w:val="60"/>
        </w:trPr>
        <w:tc>
          <w:tcPr>
            <w:tcW w:w="1871" w:type="dxa"/>
          </w:tcPr>
          <w:p w14:paraId="12BE366C" w14:textId="1CCB5CA3" w:rsidR="00F11A96" w:rsidRDefault="00210DB4" w:rsidP="007E751D">
            <w:pPr>
              <w:pStyle w:val="TableSideHeading"/>
              <w:keepLines w:val="0"/>
            </w:pPr>
            <w:r>
              <w:rPr>
                <w:rFonts w:hint="cs"/>
                <w:rtl/>
              </w:rPr>
              <w:t>תיקון סעיף 2</w:t>
            </w:r>
          </w:p>
        </w:tc>
        <w:tc>
          <w:tcPr>
            <w:tcW w:w="624" w:type="dxa"/>
          </w:tcPr>
          <w:p w14:paraId="263A76BF" w14:textId="7010B934" w:rsidR="00F11A96" w:rsidRDefault="00F11A96" w:rsidP="00E57BE2">
            <w:pPr>
              <w:pStyle w:val="TableText"/>
              <w:keepLines w:val="0"/>
              <w:autoSpaceDE/>
              <w:autoSpaceDN/>
              <w:adjustRightInd/>
              <w:ind w:right="0"/>
              <w:contextualSpacing/>
              <w:textAlignment w:val="auto"/>
            </w:pPr>
            <w:r>
              <w:rPr>
                <w:rFonts w:hint="cs"/>
                <w:rtl/>
              </w:rPr>
              <w:t>2.</w:t>
            </w:r>
          </w:p>
        </w:tc>
        <w:tc>
          <w:tcPr>
            <w:tcW w:w="7146" w:type="dxa"/>
          </w:tcPr>
          <w:p w14:paraId="2BEA48FE" w14:textId="5CD44DAB" w:rsidR="00F11A96" w:rsidRPr="00C34DE2" w:rsidRDefault="00210DB4" w:rsidP="007E751D">
            <w:pPr>
              <w:pStyle w:val="TableBlock"/>
              <w:keepLines w:val="0"/>
            </w:pPr>
            <w:r>
              <w:rPr>
                <w:rFonts w:hint="cs"/>
                <w:rtl/>
              </w:rPr>
              <w:t>בסעיף 2 לחוק העיקרי, אחרי המילים "</w:t>
            </w:r>
            <w:r w:rsidR="00E609F1">
              <w:rPr>
                <w:rFonts w:hint="cs"/>
                <w:rtl/>
              </w:rPr>
              <w:t>לא ינהל אדם קייטנה" יבוא "שאינה קייטנה מפוקחת".</w:t>
            </w:r>
          </w:p>
        </w:tc>
      </w:tr>
    </w:tbl>
    <w:p w14:paraId="7F6961CA" w14:textId="77777777" w:rsidR="002D1EE3" w:rsidRDefault="002D1EE3" w:rsidP="002D1EE3">
      <w:pPr>
        <w:pStyle w:val="HeadDivreiHesber"/>
        <w:rPr>
          <w:rtl/>
        </w:rPr>
      </w:pPr>
      <w:r w:rsidRPr="0027450A">
        <w:rPr>
          <w:rFonts w:hint="cs"/>
          <w:rtl/>
        </w:rPr>
        <w:t>דברי הסבר</w:t>
      </w:r>
    </w:p>
    <w:p w14:paraId="5F414A93" w14:textId="751D6B93" w:rsidR="006C3011" w:rsidRPr="009611E2" w:rsidRDefault="00713A43" w:rsidP="009611E2">
      <w:pPr>
        <w:pStyle w:val="Hesber"/>
        <w:rPr>
          <w:rtl/>
        </w:rPr>
      </w:pPr>
      <w:r w:rsidRPr="009611E2">
        <w:rPr>
          <w:rFonts w:hint="cs"/>
          <w:rtl/>
        </w:rPr>
        <w:t>מטרת</w:t>
      </w:r>
      <w:r w:rsidR="006C3011" w:rsidRPr="009611E2">
        <w:rPr>
          <w:rtl/>
        </w:rPr>
        <w:t xml:space="preserve"> חוק </w:t>
      </w:r>
      <w:r w:rsidR="006C3011" w:rsidRPr="009611E2">
        <w:rPr>
          <w:rFonts w:hint="cs"/>
          <w:rtl/>
        </w:rPr>
        <w:t>הקי</w:t>
      </w:r>
      <w:r w:rsidR="00152CF7" w:rsidRPr="009611E2">
        <w:rPr>
          <w:rFonts w:hint="cs"/>
          <w:rtl/>
        </w:rPr>
        <w:t>י</w:t>
      </w:r>
      <w:r w:rsidR="006C3011" w:rsidRPr="009611E2">
        <w:rPr>
          <w:rFonts w:hint="cs"/>
          <w:rtl/>
        </w:rPr>
        <w:t>טנות (רישוי ופיקוח)</w:t>
      </w:r>
      <w:r w:rsidR="00A549BF" w:rsidRPr="009611E2">
        <w:rPr>
          <w:rFonts w:hint="cs"/>
          <w:rtl/>
        </w:rPr>
        <w:t>, התש"ן</w:t>
      </w:r>
      <w:r w:rsidR="00767CBA" w:rsidRPr="009611E2">
        <w:rPr>
          <w:rFonts w:hint="eastAsia"/>
          <w:rtl/>
        </w:rPr>
        <w:t>–</w:t>
      </w:r>
      <w:r w:rsidR="00A549BF" w:rsidRPr="009611E2">
        <w:rPr>
          <w:rFonts w:hint="cs"/>
          <w:rtl/>
        </w:rPr>
        <w:t>1990</w:t>
      </w:r>
      <w:r w:rsidR="007D066A" w:rsidRPr="009611E2">
        <w:rPr>
          <w:rFonts w:hint="cs"/>
          <w:rtl/>
        </w:rPr>
        <w:t xml:space="preserve"> (להלן </w:t>
      </w:r>
      <w:r w:rsidR="007D066A" w:rsidRPr="009611E2">
        <w:rPr>
          <w:rtl/>
        </w:rPr>
        <w:t>–</w:t>
      </w:r>
      <w:r w:rsidR="007D066A" w:rsidRPr="009611E2">
        <w:rPr>
          <w:rFonts w:hint="cs"/>
          <w:rtl/>
        </w:rPr>
        <w:t xml:space="preserve"> החוק),</w:t>
      </w:r>
      <w:r w:rsidR="006C3011" w:rsidRPr="009611E2">
        <w:rPr>
          <w:rFonts w:hint="cs"/>
          <w:rtl/>
        </w:rPr>
        <w:t xml:space="preserve"> היא לפקח על פעילות יום יומית של נופש וחברה לקבוצת ילדים בחופשת הקיץ.</w:t>
      </w:r>
    </w:p>
    <w:p w14:paraId="59D03EE4" w14:textId="606EAAC6" w:rsidR="006C3011" w:rsidRPr="009611E2" w:rsidRDefault="00C776F8" w:rsidP="009611E2">
      <w:pPr>
        <w:pStyle w:val="Hesber"/>
        <w:rPr>
          <w:rtl/>
        </w:rPr>
      </w:pPr>
      <w:r w:rsidRPr="009611E2">
        <w:rPr>
          <w:rFonts w:hint="cs"/>
          <w:rtl/>
        </w:rPr>
        <w:t>סעיף 2 לחוק</w:t>
      </w:r>
      <w:r w:rsidR="0061387A" w:rsidRPr="009611E2">
        <w:rPr>
          <w:rFonts w:hint="cs"/>
          <w:rtl/>
        </w:rPr>
        <w:t xml:space="preserve"> מחייב</w:t>
      </w:r>
      <w:r w:rsidRPr="009611E2">
        <w:rPr>
          <w:rFonts w:hint="cs"/>
          <w:rtl/>
        </w:rPr>
        <w:t xml:space="preserve"> הוצ</w:t>
      </w:r>
      <w:r w:rsidR="006C3011" w:rsidRPr="009611E2">
        <w:rPr>
          <w:rFonts w:hint="cs"/>
          <w:rtl/>
        </w:rPr>
        <w:t>את רישיון עסק על פי חוק רישוי עסקים, התשכ"ח</w:t>
      </w:r>
      <w:r w:rsidR="00DE3EEC" w:rsidRPr="009611E2">
        <w:rPr>
          <w:rFonts w:hint="eastAsia"/>
          <w:rtl/>
        </w:rPr>
        <w:t>–</w:t>
      </w:r>
      <w:r w:rsidR="006C3011" w:rsidRPr="009611E2">
        <w:rPr>
          <w:rFonts w:hint="cs"/>
          <w:rtl/>
        </w:rPr>
        <w:t>1968</w:t>
      </w:r>
      <w:r w:rsidR="00494099" w:rsidRPr="009611E2">
        <w:rPr>
          <w:rFonts w:hint="cs"/>
          <w:rtl/>
        </w:rPr>
        <w:t>, לצורך ניהול קייטנה.</w:t>
      </w:r>
      <w:r w:rsidR="006C3011" w:rsidRPr="009611E2">
        <w:rPr>
          <w:rFonts w:hint="cs"/>
          <w:rtl/>
        </w:rPr>
        <w:t xml:space="preserve"> ארגוני ותנועות הנוער הנתמכים ומפוקחים ע</w:t>
      </w:r>
      <w:r w:rsidR="00DB796D" w:rsidRPr="009611E2">
        <w:rPr>
          <w:rFonts w:hint="cs"/>
          <w:rtl/>
        </w:rPr>
        <w:t>ל ידי</w:t>
      </w:r>
      <w:r w:rsidR="006C3011" w:rsidRPr="009611E2">
        <w:rPr>
          <w:rFonts w:hint="cs"/>
          <w:rtl/>
        </w:rPr>
        <w:t xml:space="preserve"> המדינה, מקיימים גם הם פעילויות קיץ עבור הילדים ובני הנוער </w:t>
      </w:r>
      <w:r w:rsidR="00A03E40" w:rsidRPr="009611E2">
        <w:rPr>
          <w:rFonts w:hint="cs"/>
          <w:rtl/>
        </w:rPr>
        <w:t>שאותם הם מפעילים במשך השנה.</w:t>
      </w:r>
      <w:r w:rsidR="006C3011" w:rsidRPr="009611E2">
        <w:rPr>
          <w:rFonts w:hint="cs"/>
          <w:rtl/>
        </w:rPr>
        <w:t xml:space="preserve"> על מנת לקיים פעילו</w:t>
      </w:r>
      <w:r w:rsidR="00C950F6" w:rsidRPr="009611E2">
        <w:rPr>
          <w:rFonts w:hint="cs"/>
          <w:rtl/>
        </w:rPr>
        <w:t>יו</w:t>
      </w:r>
      <w:r w:rsidR="006C3011" w:rsidRPr="009611E2">
        <w:rPr>
          <w:rFonts w:hint="cs"/>
          <w:rtl/>
        </w:rPr>
        <w:t xml:space="preserve">ת קיץ, על ארגוני ותנועות הנוער </w:t>
      </w:r>
      <w:r w:rsidR="006C3011" w:rsidRPr="009611E2">
        <w:rPr>
          <w:rFonts w:hint="cs"/>
          <w:rtl/>
        </w:rPr>
        <w:lastRenderedPageBreak/>
        <w:t xml:space="preserve">להוציא </w:t>
      </w:r>
      <w:r w:rsidR="0061387A" w:rsidRPr="009611E2">
        <w:rPr>
          <w:rFonts w:hint="eastAsia"/>
          <w:rtl/>
        </w:rPr>
        <w:t>רישיון</w:t>
      </w:r>
      <w:r w:rsidR="0061387A" w:rsidRPr="009611E2">
        <w:rPr>
          <w:rtl/>
        </w:rPr>
        <w:t xml:space="preserve"> </w:t>
      </w:r>
      <w:r w:rsidR="006C3011" w:rsidRPr="009611E2">
        <w:rPr>
          <w:rFonts w:hint="eastAsia"/>
          <w:rtl/>
        </w:rPr>
        <w:t>עסק</w:t>
      </w:r>
      <w:r w:rsidR="006C3011" w:rsidRPr="009611E2">
        <w:rPr>
          <w:rtl/>
        </w:rPr>
        <w:t xml:space="preserve"> </w:t>
      </w:r>
      <w:r w:rsidR="006C3011" w:rsidRPr="009611E2">
        <w:rPr>
          <w:rFonts w:hint="eastAsia"/>
          <w:rtl/>
        </w:rPr>
        <w:t>על</w:t>
      </w:r>
      <w:r w:rsidR="006C3011" w:rsidRPr="009611E2">
        <w:rPr>
          <w:rtl/>
        </w:rPr>
        <w:t xml:space="preserve"> </w:t>
      </w:r>
      <w:r w:rsidR="006C3011" w:rsidRPr="009611E2">
        <w:rPr>
          <w:rFonts w:hint="eastAsia"/>
          <w:rtl/>
        </w:rPr>
        <w:t>כל</w:t>
      </w:r>
      <w:r w:rsidR="006C3011" w:rsidRPr="009611E2">
        <w:rPr>
          <w:rtl/>
        </w:rPr>
        <w:t xml:space="preserve"> </w:t>
      </w:r>
      <w:r w:rsidR="006C3011" w:rsidRPr="009611E2">
        <w:rPr>
          <w:rFonts w:hint="eastAsia"/>
          <w:rtl/>
        </w:rPr>
        <w:t>פעילות</w:t>
      </w:r>
      <w:r w:rsidR="006C3011" w:rsidRPr="009611E2">
        <w:rPr>
          <w:rtl/>
        </w:rPr>
        <w:t xml:space="preserve"> </w:t>
      </w:r>
      <w:r w:rsidR="006C3011" w:rsidRPr="009611E2">
        <w:rPr>
          <w:rFonts w:hint="eastAsia"/>
          <w:rtl/>
        </w:rPr>
        <w:t>ופעילות</w:t>
      </w:r>
      <w:r w:rsidR="006C3011" w:rsidRPr="009611E2">
        <w:rPr>
          <w:rtl/>
        </w:rPr>
        <w:t xml:space="preserve">, </w:t>
      </w:r>
      <w:r w:rsidR="006C3011" w:rsidRPr="009611E2">
        <w:rPr>
          <w:rFonts w:hint="eastAsia"/>
          <w:rtl/>
        </w:rPr>
        <w:t>דבר</w:t>
      </w:r>
      <w:r w:rsidR="006C3011" w:rsidRPr="009611E2">
        <w:rPr>
          <w:rFonts w:hint="cs"/>
          <w:rtl/>
        </w:rPr>
        <w:t xml:space="preserve"> המשית נטל בירוקרטי גדול על החינוך הבלתי פורמלי</w:t>
      </w:r>
      <w:r w:rsidR="0027327D" w:rsidRPr="009611E2">
        <w:rPr>
          <w:rFonts w:hint="cs"/>
          <w:rtl/>
        </w:rPr>
        <w:t>, נטל</w:t>
      </w:r>
      <w:r w:rsidR="006C3011" w:rsidRPr="009611E2">
        <w:rPr>
          <w:rFonts w:hint="cs"/>
          <w:rtl/>
        </w:rPr>
        <w:t xml:space="preserve"> שנאמד במאות אלפי שקלים. </w:t>
      </w:r>
    </w:p>
    <w:p w14:paraId="25098F64" w14:textId="6F2E9392" w:rsidR="006C3011" w:rsidRPr="009611E2" w:rsidRDefault="006C3011" w:rsidP="009611E2">
      <w:pPr>
        <w:pStyle w:val="Hesber"/>
        <w:rPr>
          <w:rtl/>
        </w:rPr>
      </w:pPr>
      <w:r w:rsidRPr="009611E2">
        <w:rPr>
          <w:rFonts w:hint="cs"/>
          <w:rtl/>
        </w:rPr>
        <w:t xml:space="preserve">מטרת </w:t>
      </w:r>
      <w:r w:rsidR="00977305" w:rsidRPr="009611E2">
        <w:rPr>
          <w:rFonts w:hint="cs"/>
          <w:rtl/>
        </w:rPr>
        <w:t xml:space="preserve">הצעה זו </w:t>
      </w:r>
      <w:r w:rsidRPr="009611E2">
        <w:rPr>
          <w:rFonts w:hint="cs"/>
          <w:rtl/>
        </w:rPr>
        <w:t xml:space="preserve">היא להקל </w:t>
      </w:r>
      <w:r w:rsidR="0061387A" w:rsidRPr="009611E2">
        <w:rPr>
          <w:rFonts w:hint="cs"/>
          <w:rtl/>
        </w:rPr>
        <w:t>ב</w:t>
      </w:r>
      <w:r w:rsidR="00A94698" w:rsidRPr="009611E2">
        <w:rPr>
          <w:rFonts w:hint="cs"/>
          <w:rtl/>
        </w:rPr>
        <w:t>רגולציה</w:t>
      </w:r>
      <w:r w:rsidRPr="009611E2">
        <w:rPr>
          <w:rFonts w:hint="cs"/>
          <w:rtl/>
        </w:rPr>
        <w:t xml:space="preserve">, ולהשאיר את הפיקוח על פעילות הקיץ של תנועות וארגוני הנוער </w:t>
      </w:r>
      <w:r w:rsidR="00E12DBD" w:rsidRPr="009611E2">
        <w:rPr>
          <w:rFonts w:hint="cs"/>
          <w:rtl/>
        </w:rPr>
        <w:t>בידי</w:t>
      </w:r>
      <w:r w:rsidRPr="009611E2">
        <w:rPr>
          <w:rFonts w:hint="cs"/>
          <w:rtl/>
        </w:rPr>
        <w:t xml:space="preserve"> גורם אחד בלבד</w:t>
      </w:r>
      <w:r w:rsidR="00DB267A" w:rsidRPr="009611E2">
        <w:rPr>
          <w:rFonts w:hint="cs"/>
          <w:rtl/>
        </w:rPr>
        <w:t xml:space="preserve"> </w:t>
      </w:r>
      <w:r w:rsidR="00DB267A" w:rsidRPr="009611E2">
        <w:rPr>
          <w:rtl/>
        </w:rPr>
        <w:t>–</w:t>
      </w:r>
      <w:r w:rsidR="00DB267A" w:rsidRPr="009611E2">
        <w:rPr>
          <w:rFonts w:hint="cs"/>
          <w:rtl/>
        </w:rPr>
        <w:t xml:space="preserve"> </w:t>
      </w:r>
      <w:r w:rsidRPr="009611E2">
        <w:rPr>
          <w:rFonts w:hint="cs"/>
          <w:rtl/>
        </w:rPr>
        <w:t>המשרד להשכלה גבוהה ומשלימה, ולפטור א</w:t>
      </w:r>
      <w:r w:rsidR="00F97906" w:rsidRPr="009611E2">
        <w:rPr>
          <w:rFonts w:hint="cs"/>
          <w:rtl/>
        </w:rPr>
        <w:t>ת הארגונים והתנועות</w:t>
      </w:r>
      <w:r w:rsidRPr="009611E2">
        <w:rPr>
          <w:rFonts w:hint="cs"/>
          <w:rtl/>
        </w:rPr>
        <w:t xml:space="preserve"> מהוצאת </w:t>
      </w:r>
      <w:r w:rsidR="00E12DBD" w:rsidRPr="009611E2">
        <w:rPr>
          <w:rFonts w:hint="cs"/>
          <w:rtl/>
        </w:rPr>
        <w:t>רישיון עסק</w:t>
      </w:r>
      <w:r w:rsidRPr="009611E2">
        <w:rPr>
          <w:rFonts w:hint="cs"/>
          <w:rtl/>
        </w:rPr>
        <w:t xml:space="preserve"> על הפעילו</w:t>
      </w:r>
      <w:r w:rsidR="00F97906" w:rsidRPr="009611E2">
        <w:rPr>
          <w:rFonts w:hint="cs"/>
          <w:rtl/>
        </w:rPr>
        <w:t xml:space="preserve">יות שלהם. </w:t>
      </w:r>
      <w:r w:rsidRPr="009611E2">
        <w:rPr>
          <w:rFonts w:hint="cs"/>
          <w:rtl/>
        </w:rPr>
        <w:t xml:space="preserve"> </w:t>
      </w:r>
    </w:p>
    <w:p w14:paraId="7ACEABA4" w14:textId="6A254593" w:rsidR="006C3011" w:rsidRDefault="00FF7510" w:rsidP="009611E2">
      <w:pPr>
        <w:pStyle w:val="Hesber"/>
        <w:rPr>
          <w:rtl/>
        </w:rPr>
      </w:pPr>
      <w:r w:rsidRPr="009611E2">
        <w:rPr>
          <w:rFonts w:hint="cs"/>
          <w:rtl/>
        </w:rPr>
        <w:t>הצורך</w:t>
      </w:r>
      <w:r w:rsidR="006C3011" w:rsidRPr="009611E2">
        <w:rPr>
          <w:rFonts w:hint="cs"/>
          <w:rtl/>
        </w:rPr>
        <w:t xml:space="preserve"> </w:t>
      </w:r>
      <w:r w:rsidRPr="009611E2">
        <w:rPr>
          <w:rFonts w:hint="cs"/>
          <w:rtl/>
        </w:rPr>
        <w:t>ב</w:t>
      </w:r>
      <w:r w:rsidR="008305CA" w:rsidRPr="009611E2">
        <w:rPr>
          <w:rFonts w:hint="cs"/>
          <w:rtl/>
        </w:rPr>
        <w:t xml:space="preserve">תיקון החוק </w:t>
      </w:r>
      <w:r w:rsidRPr="009611E2">
        <w:rPr>
          <w:rFonts w:hint="cs"/>
          <w:rtl/>
        </w:rPr>
        <w:t>בנושא זה</w:t>
      </w:r>
      <w:r w:rsidR="00AC703E" w:rsidRPr="009611E2">
        <w:rPr>
          <w:rFonts w:hint="cs"/>
          <w:rtl/>
        </w:rPr>
        <w:t xml:space="preserve"> דחוף</w:t>
      </w:r>
      <w:r w:rsidRPr="009611E2">
        <w:rPr>
          <w:rFonts w:hint="cs"/>
          <w:rtl/>
        </w:rPr>
        <w:t xml:space="preserve"> </w:t>
      </w:r>
      <w:r w:rsidR="006C3011" w:rsidRPr="009611E2">
        <w:rPr>
          <w:rFonts w:hint="cs"/>
          <w:rtl/>
        </w:rPr>
        <w:t>לאור תחילתה של חופשת הקיץ.</w:t>
      </w:r>
    </w:p>
    <w:p w14:paraId="3E38B7AA" w14:textId="77777777" w:rsidR="009611E2" w:rsidRDefault="009611E2" w:rsidP="009611E2">
      <w:pPr>
        <w:pStyle w:val="Hesber"/>
        <w:rPr>
          <w:rtl/>
        </w:rPr>
      </w:pPr>
    </w:p>
    <w:p w14:paraId="6B049540" w14:textId="77777777" w:rsidR="009611E2" w:rsidRPr="00D73212" w:rsidRDefault="009611E2" w:rsidP="009611E2">
      <w:pPr>
        <w:pStyle w:val="Hesber"/>
        <w:ind w:firstLine="0"/>
        <w:rPr>
          <w:color w:val="auto"/>
          <w:rtl/>
          <w:lang w:eastAsia="en-US"/>
        </w:rPr>
      </w:pPr>
      <w:r w:rsidRPr="00D73212">
        <w:rPr>
          <w:color w:val="auto"/>
          <w:rtl/>
          <w:lang w:eastAsia="en-US"/>
        </w:rPr>
        <w:t>---------------------------------</w:t>
      </w:r>
    </w:p>
    <w:p w14:paraId="29DEB801" w14:textId="77777777" w:rsidR="009611E2" w:rsidRPr="0051670D" w:rsidRDefault="009611E2" w:rsidP="009611E2">
      <w:pPr>
        <w:pStyle w:val="Hesber"/>
        <w:ind w:firstLine="0"/>
        <w:rPr>
          <w:color w:val="auto"/>
          <w:sz w:val="26"/>
          <w:rtl/>
          <w:lang w:eastAsia="en-US"/>
        </w:rPr>
      </w:pPr>
      <w:r w:rsidRPr="0051670D">
        <w:rPr>
          <w:rFonts w:hint="cs"/>
          <w:color w:val="auto"/>
          <w:sz w:val="26"/>
          <w:rtl/>
          <w:lang w:eastAsia="en-US"/>
        </w:rPr>
        <w:t>הוגשה</w:t>
      </w:r>
      <w:r w:rsidRPr="0051670D">
        <w:rPr>
          <w:color w:val="auto"/>
          <w:sz w:val="26"/>
          <w:rtl/>
          <w:lang w:eastAsia="en-US"/>
        </w:rPr>
        <w:t xml:space="preserve"> </w:t>
      </w:r>
      <w:r w:rsidRPr="0051670D">
        <w:rPr>
          <w:rFonts w:hint="cs"/>
          <w:color w:val="auto"/>
          <w:sz w:val="26"/>
          <w:rtl/>
          <w:lang w:eastAsia="en-US"/>
        </w:rPr>
        <w:t>ליו</w:t>
      </w:r>
      <w:r w:rsidRPr="0051670D">
        <w:rPr>
          <w:color w:val="auto"/>
          <w:sz w:val="26"/>
          <w:rtl/>
          <w:lang w:eastAsia="en-US"/>
        </w:rPr>
        <w:t>"</w:t>
      </w:r>
      <w:r w:rsidRPr="0051670D">
        <w:rPr>
          <w:rFonts w:hint="cs"/>
          <w:color w:val="auto"/>
          <w:sz w:val="26"/>
          <w:rtl/>
          <w:lang w:eastAsia="en-US"/>
        </w:rPr>
        <w:t>ר</w:t>
      </w:r>
      <w:r w:rsidRPr="0051670D">
        <w:rPr>
          <w:color w:val="auto"/>
          <w:sz w:val="26"/>
          <w:rtl/>
          <w:lang w:eastAsia="en-US"/>
        </w:rPr>
        <w:t xml:space="preserve"> </w:t>
      </w:r>
      <w:r w:rsidRPr="0051670D">
        <w:rPr>
          <w:rFonts w:hint="cs"/>
          <w:color w:val="auto"/>
          <w:sz w:val="26"/>
          <w:rtl/>
          <w:lang w:eastAsia="en-US"/>
        </w:rPr>
        <w:t>הכנסת</w:t>
      </w:r>
      <w:r w:rsidRPr="0051670D">
        <w:rPr>
          <w:color w:val="auto"/>
          <w:sz w:val="26"/>
          <w:rtl/>
          <w:lang w:eastAsia="en-US"/>
        </w:rPr>
        <w:t xml:space="preserve"> </w:t>
      </w:r>
      <w:r w:rsidRPr="0051670D">
        <w:rPr>
          <w:rFonts w:hint="cs"/>
          <w:color w:val="auto"/>
          <w:sz w:val="26"/>
          <w:rtl/>
          <w:lang w:eastAsia="en-US"/>
        </w:rPr>
        <w:t>והסגנים</w:t>
      </w:r>
    </w:p>
    <w:p w14:paraId="6045CCA9" w14:textId="77777777" w:rsidR="009611E2" w:rsidRPr="0051670D" w:rsidRDefault="009611E2" w:rsidP="009611E2">
      <w:pPr>
        <w:pStyle w:val="Hesber"/>
        <w:ind w:firstLine="0"/>
        <w:rPr>
          <w:color w:val="auto"/>
          <w:sz w:val="26"/>
          <w:rtl/>
          <w:lang w:eastAsia="en-US"/>
        </w:rPr>
      </w:pPr>
      <w:r w:rsidRPr="0051670D">
        <w:rPr>
          <w:rFonts w:hint="cs"/>
          <w:color w:val="auto"/>
          <w:sz w:val="26"/>
          <w:rtl/>
          <w:lang w:eastAsia="en-US"/>
        </w:rPr>
        <w:t>והונחה</w:t>
      </w:r>
      <w:r w:rsidRPr="0051670D">
        <w:rPr>
          <w:color w:val="auto"/>
          <w:sz w:val="26"/>
          <w:rtl/>
          <w:lang w:eastAsia="en-US"/>
        </w:rPr>
        <w:t xml:space="preserve"> </w:t>
      </w:r>
      <w:r w:rsidRPr="0051670D">
        <w:rPr>
          <w:rFonts w:hint="cs"/>
          <w:color w:val="auto"/>
          <w:sz w:val="26"/>
          <w:rtl/>
          <w:lang w:eastAsia="en-US"/>
        </w:rPr>
        <w:t>על</w:t>
      </w:r>
      <w:r w:rsidRPr="0051670D">
        <w:rPr>
          <w:color w:val="auto"/>
          <w:sz w:val="26"/>
          <w:rtl/>
          <w:lang w:eastAsia="en-US"/>
        </w:rPr>
        <w:t xml:space="preserve"> </w:t>
      </w:r>
      <w:r w:rsidRPr="0051670D">
        <w:rPr>
          <w:rFonts w:hint="cs"/>
          <w:color w:val="auto"/>
          <w:sz w:val="26"/>
          <w:rtl/>
          <w:lang w:eastAsia="en-US"/>
        </w:rPr>
        <w:t>שולחן</w:t>
      </w:r>
      <w:r w:rsidRPr="0051670D">
        <w:rPr>
          <w:color w:val="auto"/>
          <w:sz w:val="26"/>
          <w:rtl/>
          <w:lang w:eastAsia="en-US"/>
        </w:rPr>
        <w:t xml:space="preserve"> </w:t>
      </w:r>
      <w:r w:rsidRPr="0051670D">
        <w:rPr>
          <w:rFonts w:hint="cs"/>
          <w:color w:val="auto"/>
          <w:sz w:val="26"/>
          <w:rtl/>
          <w:lang w:eastAsia="en-US"/>
        </w:rPr>
        <w:t>הכנסת</w:t>
      </w:r>
      <w:r w:rsidRPr="0051670D">
        <w:rPr>
          <w:color w:val="auto"/>
          <w:sz w:val="26"/>
          <w:rtl/>
          <w:lang w:eastAsia="en-US"/>
        </w:rPr>
        <w:t xml:space="preserve"> </w:t>
      </w:r>
      <w:r w:rsidRPr="0051670D">
        <w:rPr>
          <w:rFonts w:hint="cs"/>
          <w:color w:val="auto"/>
          <w:sz w:val="26"/>
          <w:rtl/>
          <w:lang w:eastAsia="en-US"/>
        </w:rPr>
        <w:t>ביום</w:t>
      </w:r>
    </w:p>
    <w:p w14:paraId="70C9687A" w14:textId="3715ACF5" w:rsidR="009611E2" w:rsidRPr="0051670D" w:rsidRDefault="000024D0" w:rsidP="009611E2">
      <w:pPr>
        <w:pStyle w:val="Hesber"/>
        <w:ind w:firstLine="0"/>
        <w:rPr>
          <w:sz w:val="26"/>
          <w:rtl/>
        </w:rPr>
      </w:pPr>
      <w:r>
        <w:rPr>
          <w:rFonts w:hint="cs"/>
          <w:color w:val="auto"/>
          <w:rtl/>
          <w:lang w:eastAsia="en-US"/>
        </w:rPr>
        <w:t>????????????????????????</w:t>
      </w:r>
    </w:p>
    <w:p w14:paraId="20EACE99" w14:textId="77777777" w:rsidR="009611E2" w:rsidRPr="009611E2" w:rsidRDefault="009611E2" w:rsidP="009611E2">
      <w:pPr>
        <w:pStyle w:val="Hesber"/>
        <w:rPr>
          <w:rtl/>
        </w:rPr>
      </w:pPr>
    </w:p>
    <w:p w14:paraId="7F6961CB" w14:textId="77777777" w:rsidR="00E13C27" w:rsidRDefault="00E13C27" w:rsidP="00E13C27">
      <w:pPr>
        <w:pStyle w:val="Hesber"/>
        <w:rPr>
          <w:rtl/>
        </w:rPr>
      </w:pPr>
    </w:p>
    <w:sectPr w:rsidR="00E13C27" w:rsidSect="001207F8">
      <w:footerReference w:type="even" r:id="rId11"/>
      <w:footerReference w:type="default" r:id="rId12"/>
      <w:pgSz w:w="11907" w:h="16840" w:code="9"/>
      <w:pgMar w:top="1134" w:right="1134" w:bottom="1134" w:left="1134" w:header="680" w:footer="680" w:gutter="0"/>
      <w:cols w:space="720"/>
      <w:noEndnote/>
      <w:titlePg/>
      <w:bidi/>
      <w:rtlGutter/>
      <w:docGrid w:linePitch="2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535D2" w14:textId="77777777" w:rsidR="00FF00D3" w:rsidRDefault="00FF00D3">
      <w:r>
        <w:separator/>
      </w:r>
    </w:p>
  </w:endnote>
  <w:endnote w:type="continuationSeparator" w:id="0">
    <w:p w14:paraId="1D01F5BA" w14:textId="77777777" w:rsidR="00FF00D3" w:rsidRDefault="00FF00D3">
      <w:r>
        <w:continuationSeparator/>
      </w:r>
    </w:p>
  </w:endnote>
  <w:endnote w:type="continuationNotice" w:id="1">
    <w:p w14:paraId="06668FBA" w14:textId="77777777" w:rsidR="00FF00D3" w:rsidRDefault="00FF00D3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adasa Roso SL">
    <w:altName w:val="Times New Roman"/>
    <w:charset w:val="00"/>
    <w:family w:val="roman"/>
    <w:pitch w:val="variable"/>
    <w:sig w:usb0="80001827" w:usb1="5000004A" w:usb2="0000002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961D5" w14:textId="77777777" w:rsidR="002C3041" w:rsidRDefault="002C3041" w:rsidP="001207F8">
    <w:pPr>
      <w:pStyle w:val="a9"/>
      <w:framePr w:wrap="around" w:vAnchor="text" w:hAnchor="text" w:xAlign="center" w:y="1"/>
      <w:rPr>
        <w:rStyle w:val="ab"/>
      </w:rPr>
    </w:pPr>
    <w:r>
      <w:rPr>
        <w:rStyle w:val="ab"/>
        <w:rtl/>
      </w:rPr>
      <w:fldChar w:fldCharType="begin"/>
    </w:r>
    <w:r>
      <w:rPr>
        <w:rStyle w:val="ab"/>
      </w:rPr>
      <w:instrText xml:space="preserve">PAGE  </w:instrText>
    </w:r>
    <w:r>
      <w:rPr>
        <w:rStyle w:val="ab"/>
        <w:rtl/>
      </w:rPr>
      <w:fldChar w:fldCharType="end"/>
    </w:r>
  </w:p>
  <w:p w14:paraId="7F6961D6" w14:textId="77777777" w:rsidR="002C3041" w:rsidRDefault="002C304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961D7" w14:textId="77777777" w:rsidR="002C3041" w:rsidRDefault="002C3041" w:rsidP="001207F8">
    <w:pPr>
      <w:pStyle w:val="a9"/>
      <w:framePr w:wrap="around" w:vAnchor="text" w:hAnchor="text" w:xAlign="center" w:y="1"/>
      <w:rPr>
        <w:rStyle w:val="ab"/>
      </w:rPr>
    </w:pPr>
    <w:r>
      <w:rPr>
        <w:rStyle w:val="ab"/>
        <w:rtl/>
      </w:rPr>
      <w:fldChar w:fldCharType="begin"/>
    </w:r>
    <w:r>
      <w:rPr>
        <w:rStyle w:val="ab"/>
      </w:rPr>
      <w:instrText xml:space="preserve">PAGE  </w:instrText>
    </w:r>
    <w:r>
      <w:rPr>
        <w:rStyle w:val="ab"/>
        <w:rtl/>
      </w:rPr>
      <w:fldChar w:fldCharType="separate"/>
    </w:r>
    <w:r w:rsidR="00DD43EB">
      <w:rPr>
        <w:rStyle w:val="ab"/>
        <w:noProof/>
        <w:rtl/>
      </w:rPr>
      <w:t>2</w:t>
    </w:r>
    <w:r>
      <w:rPr>
        <w:rStyle w:val="ab"/>
        <w:rtl/>
      </w:rPr>
      <w:fldChar w:fldCharType="end"/>
    </w:r>
  </w:p>
  <w:p w14:paraId="7F6961D8" w14:textId="77777777" w:rsidR="002C3041" w:rsidRDefault="002C304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21D1B" w14:textId="77777777" w:rsidR="00FF00D3" w:rsidRDefault="00FF00D3" w:rsidP="00A732AE">
      <w:r>
        <w:separator/>
      </w:r>
    </w:p>
  </w:footnote>
  <w:footnote w:type="continuationSeparator" w:id="0">
    <w:p w14:paraId="6B952587" w14:textId="77777777" w:rsidR="00FF00D3" w:rsidRDefault="00FF00D3">
      <w:r>
        <w:continuationSeparator/>
      </w:r>
    </w:p>
  </w:footnote>
  <w:footnote w:type="continuationNotice" w:id="1">
    <w:p w14:paraId="124A962D" w14:textId="77777777" w:rsidR="00FF00D3" w:rsidRDefault="00FF00D3"/>
  </w:footnote>
  <w:footnote w:id="2">
    <w:p w14:paraId="4E6EFAFD" w14:textId="6CDF33C4" w:rsidR="00885339" w:rsidRDefault="00885339">
      <w:pPr>
        <w:pStyle w:val="a4"/>
      </w:pPr>
      <w:r>
        <w:rPr>
          <w:rStyle w:val="a6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 </w:t>
      </w:r>
      <w:r w:rsidR="00A732AE">
        <w:rPr>
          <w:rFonts w:hint="cs"/>
          <w:rtl/>
        </w:rPr>
        <w:t xml:space="preserve">ס"ח התש"ן, עמ' 155. </w:t>
      </w:r>
    </w:p>
  </w:footnote>
  <w:footnote w:id="3">
    <w:p w14:paraId="49FFEFEF" w14:textId="729205B9" w:rsidR="00A732AE" w:rsidRDefault="00A732AE">
      <w:pPr>
        <w:pStyle w:val="a4"/>
      </w:pPr>
      <w:r>
        <w:rPr>
          <w:rStyle w:val="a6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ס"ח התשמ"ח, עמ' 60.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F6AAD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D5CAE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7E88A7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5DA1EB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A3056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222F1D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406C9A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BFE925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94246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4D088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CDD78F3"/>
    <w:multiLevelType w:val="hybridMultilevel"/>
    <w:tmpl w:val="9E4C4E42"/>
    <w:lvl w:ilvl="0" w:tplc="861C87C0">
      <w:start w:val="1"/>
      <w:numFmt w:val="decimal"/>
      <w:lvlText w:val="(%1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FB0598A"/>
    <w:multiLevelType w:val="hybridMultilevel"/>
    <w:tmpl w:val="746CCEE6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3C544D"/>
    <w:multiLevelType w:val="hybridMultilevel"/>
    <w:tmpl w:val="B170A16C"/>
    <w:lvl w:ilvl="0" w:tplc="746489A4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D3D4E8B2">
      <w:start w:val="1"/>
      <w:numFmt w:val="decimal"/>
      <w:lvlText w:val="(%2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2" w:tplc="5D2AB1E4">
      <w:start w:val="1"/>
      <w:numFmt w:val="hebrew1"/>
      <w:lvlText w:val="(%3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3" w:tplc="1F820BA4">
      <w:start w:val="1"/>
      <w:numFmt w:val="hebrew1"/>
      <w:lvlRestart w:val="0"/>
      <w:lvlText w:val="(%4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4" w:tplc="62C6E096">
      <w:start w:val="1"/>
      <w:numFmt w:val="decimal"/>
      <w:lvlRestart w:val="0"/>
      <w:lvlText w:val="(%5)"/>
      <w:lvlJc w:val="left"/>
      <w:pPr>
        <w:tabs>
          <w:tab w:val="num" w:pos="3864"/>
        </w:tabs>
        <w:ind w:left="3240" w:firstLine="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858E4"/>
    <w:multiLevelType w:val="hybridMultilevel"/>
    <w:tmpl w:val="882C6ED4"/>
    <w:lvl w:ilvl="0" w:tplc="4112A21E">
      <w:start w:val="1"/>
      <w:numFmt w:val="hebrew1"/>
      <w:lvlRestart w:val="0"/>
      <w:lvlText w:val="(%1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1" w:tplc="49082BE6">
      <w:start w:val="1"/>
      <w:numFmt w:val="decimal"/>
      <w:lvlRestart w:val="0"/>
      <w:lvlText w:val="(%2)"/>
      <w:lvlJc w:val="left"/>
      <w:pPr>
        <w:tabs>
          <w:tab w:val="num" w:pos="1704"/>
        </w:tabs>
        <w:ind w:left="1080" w:firstLine="0"/>
      </w:pPr>
      <w:rPr>
        <w:rFonts w:hint="default"/>
      </w:rPr>
    </w:lvl>
    <w:lvl w:ilvl="2" w:tplc="48C06176">
      <w:start w:val="1"/>
      <w:numFmt w:val="decimal"/>
      <w:lvlRestart w:val="0"/>
      <w:lvlText w:val="(%3)"/>
      <w:lvlJc w:val="left"/>
      <w:pPr>
        <w:tabs>
          <w:tab w:val="num" w:pos="2604"/>
        </w:tabs>
        <w:ind w:left="1980" w:firstLine="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72511774">
    <w:abstractNumId w:val="9"/>
  </w:num>
  <w:num w:numId="2" w16cid:durableId="1838375629">
    <w:abstractNumId w:val="7"/>
  </w:num>
  <w:num w:numId="3" w16cid:durableId="2001225680">
    <w:abstractNumId w:val="6"/>
  </w:num>
  <w:num w:numId="4" w16cid:durableId="914633571">
    <w:abstractNumId w:val="5"/>
  </w:num>
  <w:num w:numId="5" w16cid:durableId="1531190188">
    <w:abstractNumId w:val="4"/>
  </w:num>
  <w:num w:numId="6" w16cid:durableId="67584701">
    <w:abstractNumId w:val="8"/>
  </w:num>
  <w:num w:numId="7" w16cid:durableId="1741322172">
    <w:abstractNumId w:val="3"/>
  </w:num>
  <w:num w:numId="8" w16cid:durableId="962074088">
    <w:abstractNumId w:val="2"/>
  </w:num>
  <w:num w:numId="9" w16cid:durableId="1976327025">
    <w:abstractNumId w:val="1"/>
  </w:num>
  <w:num w:numId="10" w16cid:durableId="591016297">
    <w:abstractNumId w:val="0"/>
  </w:num>
  <w:num w:numId="11" w16cid:durableId="329482210">
    <w:abstractNumId w:val="11"/>
  </w:num>
  <w:num w:numId="12" w16cid:durableId="1500928084">
    <w:abstractNumId w:val="12"/>
  </w:num>
  <w:num w:numId="13" w16cid:durableId="84697006">
    <w:abstractNumId w:val="10"/>
  </w:num>
  <w:num w:numId="14" w16cid:durableId="497888431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alm">
    <w15:presenceInfo w15:providerId="None" w15:userId="tal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0002" w:allStyles="0" w:customStyles="1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riginalName" w:val="tmp482240lsCopyOriginal.docx"/>
    <w:docVar w:name="StartMode" w:val="2"/>
  </w:docVars>
  <w:rsids>
    <w:rsidRoot w:val="00DB7060"/>
    <w:rsid w:val="0000131B"/>
    <w:rsid w:val="000024D0"/>
    <w:rsid w:val="00014A8A"/>
    <w:rsid w:val="00015B27"/>
    <w:rsid w:val="000274F4"/>
    <w:rsid w:val="00063A3E"/>
    <w:rsid w:val="00072CAC"/>
    <w:rsid w:val="0007681A"/>
    <w:rsid w:val="000935C3"/>
    <w:rsid w:val="000A542E"/>
    <w:rsid w:val="00100EB2"/>
    <w:rsid w:val="00102B6B"/>
    <w:rsid w:val="001052D4"/>
    <w:rsid w:val="0010644B"/>
    <w:rsid w:val="001207F8"/>
    <w:rsid w:val="00120AFC"/>
    <w:rsid w:val="00121924"/>
    <w:rsid w:val="001279A8"/>
    <w:rsid w:val="0014195F"/>
    <w:rsid w:val="00152609"/>
    <w:rsid w:val="00152CF7"/>
    <w:rsid w:val="00153E1B"/>
    <w:rsid w:val="001A0623"/>
    <w:rsid w:val="001C23B0"/>
    <w:rsid w:val="001D7AAF"/>
    <w:rsid w:val="00203A7F"/>
    <w:rsid w:val="00210DB4"/>
    <w:rsid w:val="0021633A"/>
    <w:rsid w:val="002200A1"/>
    <w:rsid w:val="002362BF"/>
    <w:rsid w:val="00241B97"/>
    <w:rsid w:val="002425D1"/>
    <w:rsid w:val="00246756"/>
    <w:rsid w:val="00251E58"/>
    <w:rsid w:val="00254605"/>
    <w:rsid w:val="00266D86"/>
    <w:rsid w:val="002728B4"/>
    <w:rsid w:val="0027327D"/>
    <w:rsid w:val="0027600C"/>
    <w:rsid w:val="002839EF"/>
    <w:rsid w:val="002860A9"/>
    <w:rsid w:val="00292712"/>
    <w:rsid w:val="002A487D"/>
    <w:rsid w:val="002C2E29"/>
    <w:rsid w:val="002C3041"/>
    <w:rsid w:val="002D1EE3"/>
    <w:rsid w:val="002F1D80"/>
    <w:rsid w:val="002F27FF"/>
    <w:rsid w:val="00300A21"/>
    <w:rsid w:val="003232A2"/>
    <w:rsid w:val="00325C14"/>
    <w:rsid w:val="00327193"/>
    <w:rsid w:val="0036422C"/>
    <w:rsid w:val="003710F6"/>
    <w:rsid w:val="00386E88"/>
    <w:rsid w:val="00396585"/>
    <w:rsid w:val="003D6E38"/>
    <w:rsid w:val="003D74A0"/>
    <w:rsid w:val="003E0EA4"/>
    <w:rsid w:val="00402CB8"/>
    <w:rsid w:val="004033D8"/>
    <w:rsid w:val="004073F0"/>
    <w:rsid w:val="00412A7D"/>
    <w:rsid w:val="00416B4D"/>
    <w:rsid w:val="00417CFC"/>
    <w:rsid w:val="00472670"/>
    <w:rsid w:val="004874EF"/>
    <w:rsid w:val="00494099"/>
    <w:rsid w:val="004A06DC"/>
    <w:rsid w:val="004B24ED"/>
    <w:rsid w:val="004B6625"/>
    <w:rsid w:val="004C303F"/>
    <w:rsid w:val="004D2D82"/>
    <w:rsid w:val="004D3876"/>
    <w:rsid w:val="004E4552"/>
    <w:rsid w:val="004E6CDF"/>
    <w:rsid w:val="00502B39"/>
    <w:rsid w:val="005148FC"/>
    <w:rsid w:val="00542467"/>
    <w:rsid w:val="00553C9D"/>
    <w:rsid w:val="00562A66"/>
    <w:rsid w:val="0057764D"/>
    <w:rsid w:val="005B064E"/>
    <w:rsid w:val="005B469C"/>
    <w:rsid w:val="005D51AE"/>
    <w:rsid w:val="005E0CD6"/>
    <w:rsid w:val="0061387A"/>
    <w:rsid w:val="0062674B"/>
    <w:rsid w:val="006363B2"/>
    <w:rsid w:val="00640E73"/>
    <w:rsid w:val="00644940"/>
    <w:rsid w:val="006818A9"/>
    <w:rsid w:val="00682EC0"/>
    <w:rsid w:val="006A2D81"/>
    <w:rsid w:val="006C1D0D"/>
    <w:rsid w:val="006C3011"/>
    <w:rsid w:val="00703890"/>
    <w:rsid w:val="0070601E"/>
    <w:rsid w:val="00712C72"/>
    <w:rsid w:val="00713A43"/>
    <w:rsid w:val="007208A1"/>
    <w:rsid w:val="00725E32"/>
    <w:rsid w:val="00735FE9"/>
    <w:rsid w:val="0074665E"/>
    <w:rsid w:val="00763986"/>
    <w:rsid w:val="00763CAA"/>
    <w:rsid w:val="00765F66"/>
    <w:rsid w:val="00767CBA"/>
    <w:rsid w:val="00782B84"/>
    <w:rsid w:val="0078664F"/>
    <w:rsid w:val="00786795"/>
    <w:rsid w:val="007A27CE"/>
    <w:rsid w:val="007C3FA6"/>
    <w:rsid w:val="007D066A"/>
    <w:rsid w:val="007D585A"/>
    <w:rsid w:val="007D5A12"/>
    <w:rsid w:val="007E59F9"/>
    <w:rsid w:val="00810BCD"/>
    <w:rsid w:val="00812C98"/>
    <w:rsid w:val="00814D92"/>
    <w:rsid w:val="008305CA"/>
    <w:rsid w:val="0083181D"/>
    <w:rsid w:val="00843EB2"/>
    <w:rsid w:val="00865572"/>
    <w:rsid w:val="00874BBC"/>
    <w:rsid w:val="00885339"/>
    <w:rsid w:val="00892135"/>
    <w:rsid w:val="00895449"/>
    <w:rsid w:val="00897879"/>
    <w:rsid w:val="008A3798"/>
    <w:rsid w:val="008A6870"/>
    <w:rsid w:val="008C2DDC"/>
    <w:rsid w:val="008C7516"/>
    <w:rsid w:val="008E6EC7"/>
    <w:rsid w:val="008F0D63"/>
    <w:rsid w:val="008F1308"/>
    <w:rsid w:val="008F2C35"/>
    <w:rsid w:val="008F6665"/>
    <w:rsid w:val="00904591"/>
    <w:rsid w:val="00905E5F"/>
    <w:rsid w:val="0091204F"/>
    <w:rsid w:val="009203DB"/>
    <w:rsid w:val="00923CD4"/>
    <w:rsid w:val="00930EFE"/>
    <w:rsid w:val="00943386"/>
    <w:rsid w:val="009456B6"/>
    <w:rsid w:val="00950C64"/>
    <w:rsid w:val="00957589"/>
    <w:rsid w:val="009611E2"/>
    <w:rsid w:val="00966D06"/>
    <w:rsid w:val="00977305"/>
    <w:rsid w:val="00982412"/>
    <w:rsid w:val="00983A8D"/>
    <w:rsid w:val="009959C2"/>
    <w:rsid w:val="009A0DB8"/>
    <w:rsid w:val="009A7257"/>
    <w:rsid w:val="009C25B1"/>
    <w:rsid w:val="009C4742"/>
    <w:rsid w:val="009D6E0A"/>
    <w:rsid w:val="009E1E33"/>
    <w:rsid w:val="00A03E40"/>
    <w:rsid w:val="00A14672"/>
    <w:rsid w:val="00A26BD6"/>
    <w:rsid w:val="00A33C28"/>
    <w:rsid w:val="00A443CF"/>
    <w:rsid w:val="00A549BF"/>
    <w:rsid w:val="00A6611D"/>
    <w:rsid w:val="00A732AE"/>
    <w:rsid w:val="00A76A95"/>
    <w:rsid w:val="00A82CB7"/>
    <w:rsid w:val="00A942C1"/>
    <w:rsid w:val="00A94698"/>
    <w:rsid w:val="00AA2F03"/>
    <w:rsid w:val="00AC36F7"/>
    <w:rsid w:val="00AC63A4"/>
    <w:rsid w:val="00AC703E"/>
    <w:rsid w:val="00AD239E"/>
    <w:rsid w:val="00B10265"/>
    <w:rsid w:val="00B16A99"/>
    <w:rsid w:val="00B21211"/>
    <w:rsid w:val="00B35784"/>
    <w:rsid w:val="00B62E78"/>
    <w:rsid w:val="00B733A7"/>
    <w:rsid w:val="00B75C91"/>
    <w:rsid w:val="00B91CA3"/>
    <w:rsid w:val="00B975AD"/>
    <w:rsid w:val="00BC45FB"/>
    <w:rsid w:val="00BF148D"/>
    <w:rsid w:val="00C23B1A"/>
    <w:rsid w:val="00C310EB"/>
    <w:rsid w:val="00C776F8"/>
    <w:rsid w:val="00C9176A"/>
    <w:rsid w:val="00C950F6"/>
    <w:rsid w:val="00CD1D34"/>
    <w:rsid w:val="00CF1AA2"/>
    <w:rsid w:val="00D142D3"/>
    <w:rsid w:val="00D176A4"/>
    <w:rsid w:val="00D17774"/>
    <w:rsid w:val="00D46F2F"/>
    <w:rsid w:val="00D63620"/>
    <w:rsid w:val="00D64316"/>
    <w:rsid w:val="00D71DAA"/>
    <w:rsid w:val="00D8410D"/>
    <w:rsid w:val="00D867D7"/>
    <w:rsid w:val="00DB267A"/>
    <w:rsid w:val="00DB3F90"/>
    <w:rsid w:val="00DB7060"/>
    <w:rsid w:val="00DB796D"/>
    <w:rsid w:val="00DD43EB"/>
    <w:rsid w:val="00DE3153"/>
    <w:rsid w:val="00DE3EEC"/>
    <w:rsid w:val="00E06736"/>
    <w:rsid w:val="00E12DBD"/>
    <w:rsid w:val="00E13C27"/>
    <w:rsid w:val="00E33BBD"/>
    <w:rsid w:val="00E374F2"/>
    <w:rsid w:val="00E45103"/>
    <w:rsid w:val="00E55A60"/>
    <w:rsid w:val="00E57BE2"/>
    <w:rsid w:val="00E609F1"/>
    <w:rsid w:val="00E62778"/>
    <w:rsid w:val="00E635A2"/>
    <w:rsid w:val="00E63D38"/>
    <w:rsid w:val="00E665B9"/>
    <w:rsid w:val="00E7728E"/>
    <w:rsid w:val="00EA01E6"/>
    <w:rsid w:val="00EA3DE8"/>
    <w:rsid w:val="00EA758F"/>
    <w:rsid w:val="00EB5485"/>
    <w:rsid w:val="00EC28B9"/>
    <w:rsid w:val="00ED4A6F"/>
    <w:rsid w:val="00EF3A3A"/>
    <w:rsid w:val="00F11A96"/>
    <w:rsid w:val="00F566C9"/>
    <w:rsid w:val="00F628D6"/>
    <w:rsid w:val="00F67051"/>
    <w:rsid w:val="00F86A1E"/>
    <w:rsid w:val="00F97906"/>
    <w:rsid w:val="00FA5E88"/>
    <w:rsid w:val="00FF00D3"/>
    <w:rsid w:val="00FF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>
      <v:fill color="white" on="f"/>
    </o:shapedefaults>
    <o:shapelayout v:ext="edit">
      <o:idmap v:ext="edit" data="1"/>
    </o:shapelayout>
  </w:shapeDefaults>
  <w:doNotEmbedSmartTags/>
  <w:decimalSymbol w:val="."/>
  <w:listSeparator w:val=","/>
  <w14:docId w14:val="7F6961A1"/>
  <w15:docId w15:val="{5D5F4860-BFF6-42D2-9685-36C7DAEE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975AD"/>
    <w:pPr>
      <w:widowControl w:val="0"/>
      <w:autoSpaceDE w:val="0"/>
      <w:autoSpaceDN w:val="0"/>
      <w:bidi/>
      <w:adjustRightInd w:val="0"/>
      <w:spacing w:before="102" w:line="204" w:lineRule="atLeast"/>
      <w:ind w:firstLine="340"/>
      <w:jc w:val="both"/>
      <w:textAlignment w:val="center"/>
    </w:pPr>
    <w:rPr>
      <w:rFonts w:ascii="Hadasa Roso SL" w:hAnsi="Hadasa Roso SL" w:cs="Hadasa Roso SL"/>
      <w:color w:val="000000"/>
      <w:spacing w:val="1"/>
      <w:sz w:val="17"/>
      <w:szCs w:val="17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paragraphstyle">
    <w:name w:val="[No paragraph style]"/>
    <w:rsid w:val="00943386"/>
    <w:pPr>
      <w:widowControl w:val="0"/>
      <w:autoSpaceDE w:val="0"/>
      <w:autoSpaceDN w:val="0"/>
      <w:bidi/>
      <w:adjustRightInd w:val="0"/>
      <w:snapToGrid w:val="0"/>
      <w:spacing w:line="360" w:lineRule="auto"/>
      <w:textAlignment w:val="center"/>
    </w:pPr>
    <w:rPr>
      <w:rFonts w:ascii="Arial" w:eastAsia="Arial Unicode MS" w:hAnsi="Arial" w:cs="David"/>
      <w:snapToGrid w:val="0"/>
      <w:color w:val="000000"/>
      <w:szCs w:val="26"/>
      <w:lang w:eastAsia="ja-JP"/>
    </w:rPr>
  </w:style>
  <w:style w:type="paragraph" w:customStyle="1" w:styleId="Cover1-Reshumot">
    <w:name w:val="Cover 1-Reshumot"/>
    <w:basedOn w:val="a"/>
    <w:rsid w:val="00B975AD"/>
    <w:pPr>
      <w:tabs>
        <w:tab w:val="left" w:pos="1191"/>
        <w:tab w:val="left" w:pos="1587"/>
      </w:tabs>
      <w:snapToGrid w:val="0"/>
      <w:spacing w:before="240" w:after="240" w:line="480" w:lineRule="auto"/>
      <w:ind w:firstLine="0"/>
      <w:jc w:val="center"/>
    </w:pPr>
    <w:rPr>
      <w:rFonts w:ascii="Arial" w:eastAsia="Arial Unicode MS" w:hAnsi="Arial" w:cs="David"/>
      <w:snapToGrid w:val="0"/>
      <w:spacing w:val="0"/>
      <w:sz w:val="20"/>
      <w:szCs w:val="26"/>
    </w:rPr>
  </w:style>
  <w:style w:type="paragraph" w:customStyle="1" w:styleId="Cover2-HatzaotHok">
    <w:name w:val="Cover 2-HatzaotHok"/>
    <w:basedOn w:val="Cover1-Reshumot"/>
    <w:rsid w:val="00B975AD"/>
    <w:rPr>
      <w:sz w:val="36"/>
      <w:szCs w:val="52"/>
    </w:rPr>
  </w:style>
  <w:style w:type="paragraph" w:customStyle="1" w:styleId="Cover3-Haknesset">
    <w:name w:val="Cover 3-Haknesset"/>
    <w:basedOn w:val="Cover1-Reshumot"/>
    <w:rsid w:val="00B975AD"/>
    <w:rPr>
      <w:b/>
      <w:bCs/>
      <w:spacing w:val="60"/>
    </w:rPr>
  </w:style>
  <w:style w:type="paragraph" w:customStyle="1" w:styleId="Cover4-Date">
    <w:name w:val="Cover 4-Date"/>
    <w:basedOn w:val="a"/>
    <w:rsid w:val="00B975AD"/>
    <w:pPr>
      <w:pBdr>
        <w:bottom w:val="single" w:sz="4" w:space="0" w:color="auto"/>
      </w:pBdr>
      <w:tabs>
        <w:tab w:val="center" w:pos="4820"/>
        <w:tab w:val="right" w:pos="9639"/>
      </w:tabs>
      <w:snapToGrid w:val="0"/>
      <w:spacing w:before="240" w:after="240" w:line="360" w:lineRule="auto"/>
      <w:ind w:firstLine="0"/>
      <w:jc w:val="left"/>
    </w:pPr>
    <w:rPr>
      <w:rFonts w:ascii="Arial" w:eastAsia="Arial Unicode MS" w:hAnsi="Arial" w:cs="David"/>
      <w:snapToGrid w:val="0"/>
      <w:spacing w:val="0"/>
      <w:sz w:val="20"/>
      <w:szCs w:val="26"/>
    </w:rPr>
  </w:style>
  <w:style w:type="paragraph" w:customStyle="1" w:styleId="TOC">
    <w:name w:val="TOC"/>
    <w:basedOn w:val="Noparagraphstyle"/>
    <w:rsid w:val="00943386"/>
    <w:pPr>
      <w:tabs>
        <w:tab w:val="left" w:leader="dot" w:pos="8789"/>
      </w:tabs>
      <w:spacing w:before="120"/>
      <w:ind w:left="284" w:right="284"/>
    </w:pPr>
  </w:style>
  <w:style w:type="paragraph" w:customStyle="1" w:styleId="TOCpg">
    <w:name w:val="TOC pg"/>
    <w:basedOn w:val="TOC"/>
    <w:rsid w:val="00943386"/>
    <w:pPr>
      <w:spacing w:after="120"/>
      <w:ind w:right="567"/>
      <w:jc w:val="right"/>
    </w:pPr>
  </w:style>
  <w:style w:type="paragraph" w:customStyle="1" w:styleId="HeadMitparsemetBaze">
    <w:name w:val="Head MitparsemetBaze"/>
    <w:basedOn w:val="a"/>
    <w:rsid w:val="00B975AD"/>
    <w:pPr>
      <w:keepNext/>
      <w:keepLines/>
      <w:pageBreakBefore/>
      <w:snapToGrid w:val="0"/>
      <w:spacing w:before="480" w:line="360" w:lineRule="auto"/>
      <w:ind w:firstLine="0"/>
    </w:pPr>
    <w:rPr>
      <w:rFonts w:ascii="Arial" w:eastAsia="Arial Unicode MS" w:hAnsi="Arial" w:cs="David"/>
      <w:b/>
      <w:bCs/>
      <w:snapToGrid w:val="0"/>
      <w:spacing w:val="0"/>
      <w:sz w:val="20"/>
      <w:szCs w:val="26"/>
    </w:rPr>
  </w:style>
  <w:style w:type="paragraph" w:customStyle="1" w:styleId="HeadHatzaotHok">
    <w:name w:val="Head HatzaotHok"/>
    <w:basedOn w:val="a"/>
    <w:rsid w:val="00B975AD"/>
    <w:pPr>
      <w:keepNext/>
      <w:keepLines/>
      <w:snapToGrid w:val="0"/>
      <w:spacing w:before="240" w:line="360" w:lineRule="auto"/>
      <w:ind w:firstLine="0"/>
      <w:jc w:val="center"/>
    </w:pPr>
    <w:rPr>
      <w:rFonts w:ascii="Arial" w:eastAsia="Arial Unicode MS" w:hAnsi="Arial" w:cs="David"/>
      <w:b/>
      <w:bCs/>
      <w:snapToGrid w:val="0"/>
      <w:spacing w:val="0"/>
      <w:sz w:val="20"/>
      <w:szCs w:val="26"/>
    </w:rPr>
  </w:style>
  <w:style w:type="paragraph" w:customStyle="1" w:styleId="HeadHatzaotHok4Futer">
    <w:name w:val="Head HatzaotHok4Futer"/>
    <w:basedOn w:val="HeadHatzaotHok"/>
    <w:rsid w:val="00B975AD"/>
    <w:pPr>
      <w:spacing w:before="120" w:after="120"/>
    </w:pPr>
    <w:rPr>
      <w:color w:val="FF0000"/>
      <w:w w:val="80"/>
    </w:rPr>
  </w:style>
  <w:style w:type="paragraph" w:styleId="a3">
    <w:name w:val="endnote text"/>
    <w:basedOn w:val="a"/>
    <w:semiHidden/>
    <w:rsid w:val="00B975AD"/>
    <w:pPr>
      <w:ind w:left="227" w:hanging="227"/>
    </w:pPr>
    <w:rPr>
      <w:sz w:val="14"/>
      <w:szCs w:val="22"/>
    </w:rPr>
  </w:style>
  <w:style w:type="paragraph" w:customStyle="1" w:styleId="TableText">
    <w:name w:val="Table Text"/>
    <w:basedOn w:val="a"/>
    <w:rsid w:val="00B975AD"/>
    <w:pPr>
      <w:keepLines/>
      <w:tabs>
        <w:tab w:val="left" w:pos="624"/>
        <w:tab w:val="left" w:pos="1247"/>
      </w:tabs>
      <w:snapToGrid w:val="0"/>
      <w:spacing w:before="0" w:line="360" w:lineRule="auto"/>
      <w:ind w:right="57" w:firstLine="0"/>
      <w:jc w:val="left"/>
    </w:pPr>
    <w:rPr>
      <w:rFonts w:ascii="Arial" w:eastAsia="Arial Unicode MS" w:hAnsi="Arial" w:cs="David"/>
      <w:snapToGrid w:val="0"/>
      <w:spacing w:val="0"/>
      <w:sz w:val="20"/>
      <w:szCs w:val="26"/>
    </w:rPr>
  </w:style>
  <w:style w:type="paragraph" w:customStyle="1" w:styleId="TableSideHeading">
    <w:name w:val="Table SideHeading"/>
    <w:basedOn w:val="TableText"/>
    <w:rsid w:val="00B975AD"/>
  </w:style>
  <w:style w:type="paragraph" w:customStyle="1" w:styleId="TableBlock">
    <w:name w:val="Table Block"/>
    <w:basedOn w:val="TableText"/>
    <w:rsid w:val="00B975AD"/>
    <w:pPr>
      <w:ind w:right="0"/>
      <w:jc w:val="both"/>
    </w:pPr>
  </w:style>
  <w:style w:type="paragraph" w:customStyle="1" w:styleId="TableHead">
    <w:name w:val="Table Head"/>
    <w:basedOn w:val="TableText"/>
    <w:rsid w:val="00B975AD"/>
    <w:pPr>
      <w:ind w:right="0"/>
      <w:jc w:val="center"/>
    </w:pPr>
    <w:rPr>
      <w:b/>
      <w:bCs/>
    </w:rPr>
  </w:style>
  <w:style w:type="paragraph" w:customStyle="1" w:styleId="TableText2">
    <w:name w:val="Table Text2"/>
    <w:basedOn w:val="TableText"/>
    <w:rsid w:val="00943386"/>
  </w:style>
  <w:style w:type="paragraph" w:customStyle="1" w:styleId="TableInnerSideHeading">
    <w:name w:val="Table InnerSideHeading"/>
    <w:basedOn w:val="TableSideHeading"/>
    <w:rsid w:val="00B975AD"/>
  </w:style>
  <w:style w:type="paragraph" w:customStyle="1" w:styleId="Hesber">
    <w:name w:val="Hesber"/>
    <w:basedOn w:val="a"/>
    <w:rsid w:val="00B975AD"/>
    <w:pPr>
      <w:snapToGrid w:val="0"/>
      <w:spacing w:before="0" w:line="360" w:lineRule="auto"/>
    </w:pPr>
    <w:rPr>
      <w:rFonts w:ascii="Arial" w:eastAsia="Arial Unicode MS" w:hAnsi="Arial" w:cs="David"/>
      <w:snapToGrid w:val="0"/>
      <w:spacing w:val="0"/>
      <w:sz w:val="20"/>
      <w:szCs w:val="26"/>
    </w:rPr>
  </w:style>
  <w:style w:type="paragraph" w:styleId="a4">
    <w:name w:val="footnote text"/>
    <w:basedOn w:val="a"/>
    <w:link w:val="a5"/>
    <w:autoRedefine/>
    <w:rsid w:val="00B975AD"/>
    <w:pPr>
      <w:snapToGrid w:val="0"/>
      <w:spacing w:before="0" w:line="240" w:lineRule="auto"/>
      <w:ind w:left="227" w:hanging="227"/>
      <w:jc w:val="left"/>
    </w:pPr>
    <w:rPr>
      <w:rFonts w:ascii="Arial" w:eastAsia="Arial Unicode MS" w:hAnsi="Arial" w:cs="David"/>
      <w:snapToGrid w:val="0"/>
      <w:spacing w:val="0"/>
      <w:sz w:val="14"/>
      <w:szCs w:val="20"/>
    </w:rPr>
  </w:style>
  <w:style w:type="character" w:styleId="a6">
    <w:name w:val="footnote reference"/>
    <w:basedOn w:val="a0"/>
    <w:semiHidden/>
    <w:rsid w:val="00B975AD"/>
    <w:rPr>
      <w:vertAlign w:val="superscript"/>
    </w:rPr>
  </w:style>
  <w:style w:type="paragraph" w:customStyle="1" w:styleId="HesberHeading">
    <w:name w:val="Hesber Heading"/>
    <w:basedOn w:val="Hesber"/>
    <w:rsid w:val="00B975AD"/>
    <w:pPr>
      <w:tabs>
        <w:tab w:val="left" w:pos="624"/>
        <w:tab w:val="left" w:pos="1247"/>
      </w:tabs>
      <w:ind w:firstLine="0"/>
    </w:pPr>
    <w:rPr>
      <w:b/>
      <w:bCs/>
    </w:rPr>
  </w:style>
  <w:style w:type="paragraph" w:customStyle="1" w:styleId="HesberWriters">
    <w:name w:val="Hesber Writers"/>
    <w:basedOn w:val="Hesber"/>
    <w:rsid w:val="00B975AD"/>
    <w:pPr>
      <w:spacing w:before="120" w:after="6000"/>
      <w:ind w:left="1418" w:firstLine="0"/>
      <w:jc w:val="right"/>
    </w:pPr>
    <w:rPr>
      <w:b/>
      <w:bCs/>
    </w:rPr>
  </w:style>
  <w:style w:type="paragraph" w:customStyle="1" w:styleId="Hesber1st">
    <w:name w:val="Hesber 1st"/>
    <w:basedOn w:val="Hesber"/>
    <w:rsid w:val="00B975AD"/>
    <w:pPr>
      <w:tabs>
        <w:tab w:val="left" w:pos="680"/>
        <w:tab w:val="left" w:pos="1020"/>
      </w:tabs>
      <w:ind w:firstLine="0"/>
    </w:pPr>
  </w:style>
  <w:style w:type="character" w:styleId="a7">
    <w:name w:val="endnote reference"/>
    <w:basedOn w:val="a0"/>
    <w:semiHidden/>
    <w:rsid w:val="00B975AD"/>
    <w:rPr>
      <w:vertAlign w:val="superscript"/>
    </w:rPr>
  </w:style>
  <w:style w:type="paragraph" w:customStyle="1" w:styleId="TableBlockOutdent">
    <w:name w:val="Table BlockOutdent"/>
    <w:basedOn w:val="TableBlock"/>
    <w:rsid w:val="00B975AD"/>
    <w:pPr>
      <w:ind w:left="624" w:hanging="624"/>
    </w:pPr>
  </w:style>
  <w:style w:type="paragraph" w:styleId="a8">
    <w:name w:val="header"/>
    <w:basedOn w:val="a"/>
    <w:rsid w:val="00B975AD"/>
    <w:pPr>
      <w:tabs>
        <w:tab w:val="center" w:pos="4153"/>
        <w:tab w:val="right" w:pos="8306"/>
      </w:tabs>
    </w:pPr>
  </w:style>
  <w:style w:type="paragraph" w:styleId="a9">
    <w:name w:val="footer"/>
    <w:basedOn w:val="a"/>
    <w:rsid w:val="00B975AD"/>
    <w:pPr>
      <w:tabs>
        <w:tab w:val="center" w:pos="4153"/>
        <w:tab w:val="right" w:pos="8306"/>
      </w:tabs>
    </w:pPr>
  </w:style>
  <w:style w:type="paragraph" w:customStyle="1" w:styleId="HeadDivreiHesber">
    <w:name w:val="Head DivreiHesber"/>
    <w:basedOn w:val="a"/>
    <w:rsid w:val="00B975AD"/>
    <w:pPr>
      <w:snapToGrid w:val="0"/>
      <w:spacing w:before="360" w:after="120" w:line="360" w:lineRule="auto"/>
      <w:ind w:firstLine="0"/>
      <w:jc w:val="center"/>
    </w:pPr>
    <w:rPr>
      <w:rFonts w:ascii="Arial" w:eastAsia="Arial Unicode MS" w:hAnsi="Arial" w:cs="David"/>
      <w:b/>
      <w:snapToGrid w:val="0"/>
      <w:spacing w:val="40"/>
      <w:sz w:val="20"/>
      <w:szCs w:val="26"/>
    </w:rPr>
  </w:style>
  <w:style w:type="paragraph" w:customStyle="1" w:styleId="Ragil">
    <w:name w:val="Ragil"/>
    <w:basedOn w:val="a"/>
    <w:rsid w:val="00B975AD"/>
    <w:pPr>
      <w:snapToGrid w:val="0"/>
      <w:spacing w:before="0" w:line="360" w:lineRule="auto"/>
      <w:jc w:val="left"/>
    </w:pPr>
    <w:rPr>
      <w:rFonts w:ascii="Arial" w:eastAsia="Arial Unicode MS" w:hAnsi="Arial" w:cs="David"/>
      <w:snapToGrid w:val="0"/>
      <w:spacing w:val="0"/>
      <w:sz w:val="20"/>
      <w:szCs w:val="26"/>
    </w:rPr>
  </w:style>
  <w:style w:type="paragraph" w:styleId="aa">
    <w:name w:val="Title"/>
    <w:basedOn w:val="a"/>
    <w:qFormat/>
    <w:rsid w:val="00943386"/>
    <w:pPr>
      <w:jc w:val="center"/>
    </w:pPr>
    <w:rPr>
      <w:rFonts w:cs="David"/>
      <w:b/>
      <w:bCs/>
      <w:sz w:val="28"/>
      <w:szCs w:val="28"/>
      <w:u w:val="single"/>
    </w:rPr>
  </w:style>
  <w:style w:type="character" w:styleId="ab">
    <w:name w:val="page number"/>
    <w:basedOn w:val="a0"/>
    <w:rsid w:val="00B975AD"/>
  </w:style>
  <w:style w:type="paragraph" w:customStyle="1" w:styleId="David">
    <w:name w:val="רגיל + (עברית ושפות אחרות) David"/>
    <w:aliases w:val="‏13 נק',מודגש,אחרי:  6 נק'"/>
    <w:basedOn w:val="a"/>
    <w:rsid w:val="001207F8"/>
    <w:pPr>
      <w:ind w:firstLine="0"/>
      <w:jc w:val="left"/>
    </w:pPr>
    <w:rPr>
      <w:rFonts w:cs="David"/>
      <w:sz w:val="26"/>
      <w:szCs w:val="26"/>
    </w:rPr>
  </w:style>
  <w:style w:type="paragraph" w:styleId="ac">
    <w:name w:val="Balloon Text"/>
    <w:basedOn w:val="a"/>
    <w:link w:val="ad"/>
    <w:semiHidden/>
    <w:unhideWhenUsed/>
    <w:rsid w:val="00325C1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טקסט בלונים תו"/>
    <w:basedOn w:val="a0"/>
    <w:link w:val="ac"/>
    <w:semiHidden/>
    <w:rsid w:val="00325C14"/>
    <w:rPr>
      <w:rFonts w:ascii="Tahoma" w:hAnsi="Tahoma" w:cs="Tahoma"/>
      <w:color w:val="000000"/>
      <w:spacing w:val="1"/>
      <w:sz w:val="16"/>
      <w:szCs w:val="16"/>
      <w:lang w:eastAsia="ja-JP"/>
    </w:rPr>
  </w:style>
  <w:style w:type="character" w:customStyle="1" w:styleId="a5">
    <w:name w:val="טקסט הערת שוליים תו"/>
    <w:link w:val="a4"/>
    <w:rsid w:val="006C3011"/>
    <w:rPr>
      <w:rFonts w:ascii="Arial" w:eastAsia="Arial Unicode MS" w:hAnsi="Arial" w:cs="David"/>
      <w:snapToGrid w:val="0"/>
      <w:color w:val="000000"/>
      <w:sz w:val="14"/>
      <w:lang w:eastAsia="ja-JP"/>
    </w:rPr>
  </w:style>
  <w:style w:type="paragraph" w:styleId="ae">
    <w:name w:val="Revision"/>
    <w:hidden/>
    <w:uiPriority w:val="99"/>
    <w:semiHidden/>
    <w:rsid w:val="000024D0"/>
    <w:rPr>
      <w:rFonts w:ascii="Hadasa Roso SL" w:hAnsi="Hadasa Roso SL" w:cs="Hadasa Roso SL"/>
      <w:color w:val="000000"/>
      <w:spacing w:val="1"/>
      <w:sz w:val="17"/>
      <w:szCs w:val="17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0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D6E9C754E1F7C4C891E9EE2E0AF8150" ma:contentTypeVersion="" ma:contentTypeDescription="צור מסמך חדש." ma:contentTypeScope="" ma:versionID="9191f7e1bb085ece6465964dba42d442">
  <xsd:schema xmlns:xsd="http://www.w3.org/2001/XMLSchema" xmlns:xs="http://www.w3.org/2001/XMLSchema" xmlns:p="http://schemas.microsoft.com/office/2006/metadata/properties" xmlns:ns2="290d5b49-c690-4c6f-bbb9-1e50dab33eee" targetNamespace="http://schemas.microsoft.com/office/2006/metadata/properties" ma:root="true" ma:fieldsID="fb4ed97e084053ed652bcef757b4ab45" ns2:_="">
    <xsd:import namespace="290d5b49-c690-4c6f-bbb9-1e50dab33eee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d5b49-c690-4c6f-bbb9-1e50dab33ee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משותף עם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F4AFE3-9455-419C-8851-785A55F445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FF58550-A42A-4F5A-8712-60B2E48344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0d5b49-c690-4c6f-bbb9-1e50dab33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67DF26-CC53-4ACC-ACBA-A97BF949057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3CDC32B-DD97-493E-9196-3EF77D6F9C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רשומות</vt:lpstr>
      <vt:lpstr>רשומות</vt:lpstr>
    </vt:vector>
  </TitlesOfParts>
  <Company>Knesset</Company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רשומות</dc:title>
  <dc:creator>מיקה צור</dc:creator>
  <cp:lastModifiedBy>Shlomi Castro</cp:lastModifiedBy>
  <cp:revision>3</cp:revision>
  <cp:lastPrinted>2020-08-02T13:42:00Z</cp:lastPrinted>
  <dcterms:created xsi:type="dcterms:W3CDTF">2023-01-02T07:53:00Z</dcterms:created>
  <dcterms:modified xsi:type="dcterms:W3CDTF">2023-01-02T07:55:00Z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0x0101003D6E9C754E1F7C4C891E9EE2E0AF8150</vt:lpwstr>
  </property>
  <property fmtid="{D5CDD505-2E9C-101B-9397-08002B2CF9AE}" pid="3" name="_dlc_DocIdItemGuid">
    <vt:lpwstr>8badafff-95aa-4718-b074-a2d35988ffa8</vt:lpwstr>
  </property>
  <property fmtid="{D5CDD505-2E9C-101B-9397-08002B2CF9AE}" pid="4" name="SanhedrinDocumentType">
    <vt:r8>10</vt:r8>
  </property>
  <property fmtid="{D5CDD505-2E9C-101B-9397-08002B2CF9AE}" pid="5" name="SanhedrinItemID">
    <vt:r8>2142165</vt:r8>
  </property>
</Properties>
</file>